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C485F" w14:textId="2180527D" w:rsidR="00D31504" w:rsidRDefault="00D31504" w:rsidP="00283FF5">
      <w:pPr>
        <w:pStyle w:val="Heading1"/>
        <w:spacing w:line="480" w:lineRule="auto"/>
        <w:rPr>
          <w:szCs w:val="24"/>
        </w:rPr>
      </w:pPr>
      <w:r>
        <w:rPr>
          <w:szCs w:val="24"/>
        </w:rPr>
        <w:t xml:space="preserve">The timing of snowmelt and amount of winter precipitation </w:t>
      </w:r>
      <w:r w:rsidR="009A6C07">
        <w:rPr>
          <w:szCs w:val="24"/>
        </w:rPr>
        <w:t xml:space="preserve">have </w:t>
      </w:r>
      <w:r>
        <w:rPr>
          <w:szCs w:val="24"/>
        </w:rPr>
        <w:t>limited influence on flowering phenology in a tallgrass prairie</w:t>
      </w:r>
    </w:p>
    <w:p w14:paraId="0E917120" w14:textId="77777777" w:rsidR="00ED666B" w:rsidRDefault="0099352F" w:rsidP="00283FF5">
      <w:pPr>
        <w:pStyle w:val="Heading1"/>
        <w:spacing w:line="480" w:lineRule="auto"/>
        <w:rPr>
          <w:szCs w:val="24"/>
        </w:rPr>
      </w:pPr>
      <w:r>
        <w:rPr>
          <w:szCs w:val="24"/>
        </w:rPr>
        <w:t>Running Title: Effects of Snow melt on flowering phenology</w:t>
      </w:r>
    </w:p>
    <w:p w14:paraId="281D303E" w14:textId="1E6E7529" w:rsidR="0099352F" w:rsidRDefault="0099352F" w:rsidP="00283FF5">
      <w:pPr>
        <w:pStyle w:val="Heading1"/>
        <w:spacing w:line="480" w:lineRule="auto"/>
        <w:rPr>
          <w:szCs w:val="24"/>
        </w:rPr>
      </w:pPr>
      <w:r>
        <w:rPr>
          <w:szCs w:val="24"/>
        </w:rPr>
        <w:t>Keywords</w:t>
      </w:r>
    </w:p>
    <w:p w14:paraId="516ACFE3" w14:textId="2AA0E74A" w:rsidR="0099352F" w:rsidRDefault="0099352F" w:rsidP="009A6C07">
      <w:pPr>
        <w:spacing w:after="0" w:line="240" w:lineRule="auto"/>
      </w:pPr>
      <w:r>
        <w:t>Phenology</w:t>
      </w:r>
    </w:p>
    <w:p w14:paraId="6D4309C0" w14:textId="1131806A" w:rsidR="0099352F" w:rsidRDefault="0099352F" w:rsidP="009A6C07">
      <w:pPr>
        <w:spacing w:after="0" w:line="240" w:lineRule="auto"/>
      </w:pPr>
      <w:r>
        <w:t>Snow</w:t>
      </w:r>
    </w:p>
    <w:p w14:paraId="68FC48E2" w14:textId="65DD2413" w:rsidR="0099352F" w:rsidRDefault="0099352F" w:rsidP="009A6C07">
      <w:pPr>
        <w:spacing w:after="0" w:line="240" w:lineRule="auto"/>
      </w:pPr>
      <w:r>
        <w:t>Structural Equation Modeling</w:t>
      </w:r>
    </w:p>
    <w:p w14:paraId="6FBDD13B" w14:textId="6A5B3206" w:rsidR="0099352F" w:rsidRDefault="0099352F" w:rsidP="009A6C07">
      <w:pPr>
        <w:spacing w:after="0" w:line="240" w:lineRule="auto"/>
      </w:pPr>
      <w:r>
        <w:t>Prairie</w:t>
      </w:r>
    </w:p>
    <w:p w14:paraId="26CC074E" w14:textId="64F65220" w:rsidR="009A6C07" w:rsidRDefault="009A6C07" w:rsidP="009A6C07">
      <w:pPr>
        <w:spacing w:after="0" w:line="240" w:lineRule="auto"/>
      </w:pPr>
      <w:r>
        <w:t>F</w:t>
      </w:r>
      <w:r w:rsidR="0099352F">
        <w:t>lowering</w:t>
      </w:r>
    </w:p>
    <w:p w14:paraId="5FCA5950" w14:textId="77777777" w:rsidR="009A6C07" w:rsidRDefault="009A6C07" w:rsidP="009A6C07"/>
    <w:p w14:paraId="044530D7" w14:textId="77777777" w:rsidR="009A6C07" w:rsidRDefault="004F73A2" w:rsidP="009A6C07">
      <w:pPr>
        <w:rPr>
          <w:b/>
          <w:bCs/>
          <w:szCs w:val="24"/>
        </w:rPr>
      </w:pPr>
      <w:r w:rsidRPr="009A6C07">
        <w:rPr>
          <w:b/>
          <w:bCs/>
          <w:szCs w:val="24"/>
        </w:rPr>
        <w:t>Abstract</w:t>
      </w:r>
    </w:p>
    <w:p w14:paraId="06104F95" w14:textId="20578562" w:rsidR="009A6C07" w:rsidRDefault="009A6C07" w:rsidP="009A6C07">
      <w:pPr>
        <w:rPr>
          <w:szCs w:val="24"/>
        </w:rPr>
      </w:pPr>
      <w:r w:rsidRPr="009A6C07">
        <w:rPr>
          <w:sz w:val="24"/>
          <w:szCs w:val="24"/>
        </w:rPr>
        <w:t>A growing body of work indicates that the timing of flowering of temperate angiosperms is demonstrably affected by shifts in climate since the 1970’s. Sensitivity in flowering phenology to changing temperatures has been particularly well-documented. Precipitation patterns are also predicted to change with increasing greenhouse gasses</w:t>
      </w:r>
      <w:r w:rsidR="00EE0E52">
        <w:rPr>
          <w:sz w:val="24"/>
          <w:szCs w:val="24"/>
        </w:rPr>
        <w:t>,</w:t>
      </w:r>
      <w:r w:rsidRPr="009A6C07">
        <w:rPr>
          <w:sz w:val="24"/>
          <w:szCs w:val="24"/>
        </w:rPr>
        <w:t xml:space="preserve"> yet few studies of temperate communities have demonstrated widespread phenological sensitivity to precipitation changes.</w:t>
      </w:r>
      <w:r>
        <w:rPr>
          <w:sz w:val="24"/>
          <w:szCs w:val="24"/>
        </w:rPr>
        <w:t xml:space="preserve"> </w:t>
      </w:r>
      <w:r w:rsidRPr="009A6C07">
        <w:rPr>
          <w:sz w:val="24"/>
          <w:szCs w:val="24"/>
        </w:rPr>
        <w:t xml:space="preserve">The exception is relationships between snowpack and early flowering in alpine environments, whereby the timing of flowering herbs has shown strong associations with winter precipitation amounts and the timing of snowmelt. Based on the results of alpine studies, we hypothesized that populations of plants in northern latitudes, characterized by strong seasonality and winter snowfall would similarly demonstrate significant effects of the timing of snowmelt on flowering phenology. </w:t>
      </w:r>
      <w:bookmarkStart w:id="0" w:name="_Hlk67210380"/>
      <w:r w:rsidRPr="009A6C07">
        <w:rPr>
          <w:sz w:val="24"/>
          <w:szCs w:val="24"/>
        </w:rPr>
        <w:t xml:space="preserve">We combined a historical data set of first flowering dates in Minnesota tallgrass prairie with climatic data to construct a structural equation model, testing hypotheses </w:t>
      </w:r>
      <w:r w:rsidR="00ED666B">
        <w:rPr>
          <w:sz w:val="24"/>
          <w:szCs w:val="24"/>
        </w:rPr>
        <w:t>on</w:t>
      </w:r>
      <w:r w:rsidR="00ED666B" w:rsidRPr="009A6C07">
        <w:rPr>
          <w:sz w:val="24"/>
          <w:szCs w:val="24"/>
        </w:rPr>
        <w:t xml:space="preserve"> </w:t>
      </w:r>
      <w:r w:rsidRPr="009A6C07">
        <w:rPr>
          <w:sz w:val="24"/>
          <w:szCs w:val="24"/>
        </w:rPr>
        <w:t>the relationships between winter precipitation and temperature variables and flowering phenology. While temperature had a strong effect on flowering phenology for most species observed, winter precipitation had a significant relationship with only three of nineteen species. The three species affected by snow were later flowering species which is inconsistent with our prediction that winter precipitation affects early flowering phenology. These results further our understanding of the climatic cues that drive flowering phenology and improve our ability to predict how climate change will impact prairie species.</w:t>
      </w:r>
    </w:p>
    <w:bookmarkEnd w:id="0"/>
    <w:p w14:paraId="05C4F9B2" w14:textId="77777777" w:rsidR="009A6C07" w:rsidRDefault="009A6C07" w:rsidP="00283FF5">
      <w:pPr>
        <w:pStyle w:val="Heading1"/>
        <w:spacing w:line="480" w:lineRule="auto"/>
        <w:rPr>
          <w:szCs w:val="24"/>
        </w:rPr>
      </w:pPr>
    </w:p>
    <w:p w14:paraId="0F38614B" w14:textId="6AE59D00" w:rsidR="004F73A2" w:rsidRPr="00283FF5" w:rsidRDefault="004F73A2" w:rsidP="00283FF5">
      <w:pPr>
        <w:pStyle w:val="Heading1"/>
        <w:spacing w:line="480" w:lineRule="auto"/>
        <w:rPr>
          <w:szCs w:val="24"/>
        </w:rPr>
      </w:pPr>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Schemske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1838BEB2" w14:textId="1DCDDAD2" w:rsidR="0096231C" w:rsidRPr="006B3B70" w:rsidDel="00ED666B" w:rsidRDefault="009242D1" w:rsidP="006B3B70">
      <w:pPr>
        <w:spacing w:line="480" w:lineRule="auto"/>
        <w:ind w:firstLine="360"/>
        <w:rPr>
          <w:del w:id="1" w:author="Emma Chandler" w:date="2021-03-21T10:18:00Z"/>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 xml:space="preserve">prairies of the </w:t>
      </w:r>
      <w:r w:rsidR="004D42B2">
        <w:rPr>
          <w:sz w:val="24"/>
          <w:szCs w:val="24"/>
        </w:rPr>
        <w:lastRenderedPageBreak/>
        <w:t>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Dunnell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Changes in precipitation patterns have also been predicted as a result of a warming globe. For example, o</w:t>
      </w:r>
      <w:r w:rsidR="00CC45FE" w:rsidRPr="006B3B70">
        <w:rPr>
          <w:sz w:val="24"/>
          <w:szCs w:val="24"/>
        </w:rPr>
        <w:t>verall precipitation is expected to increase in the Midwest</w:t>
      </w:r>
      <w:r w:rsidR="00345FB7" w:rsidRPr="006B3B70">
        <w:rPr>
          <w:sz w:val="24"/>
          <w:szCs w:val="24"/>
        </w:rPr>
        <w:t xml:space="preserve"> </w:t>
      </w:r>
      <w:commentRangeStart w:id="2"/>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commentRangeEnd w:id="2"/>
      <w:r w:rsidR="000553D2">
        <w:rPr>
          <w:rStyle w:val="CommentReference"/>
        </w:rPr>
        <w:commentReference w:id="2"/>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p>
    <w:p w14:paraId="403DCC27" w14:textId="7A50B0D2" w:rsidR="00ED666B" w:rsidRDefault="00DA093F" w:rsidP="0042651D">
      <w:pPr>
        <w:spacing w:line="480" w:lineRule="auto"/>
        <w:ind w:firstLine="360"/>
        <w:rPr>
          <w:sz w:val="24"/>
          <w:szCs w:val="24"/>
        </w:rPr>
      </w:pPr>
      <w:r>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r w:rsidR="00ED666B">
        <w:rPr>
          <w:sz w:val="24"/>
          <w:szCs w:val="24"/>
        </w:rPr>
        <w:t>W</w:t>
      </w:r>
      <w:r w:rsidR="0019004D">
        <w:rPr>
          <w:sz w:val="24"/>
          <w:szCs w:val="24"/>
        </w:rPr>
        <w:t>hen</w:t>
      </w:r>
      <w:r w:rsidR="005C7B79">
        <w:rPr>
          <w:sz w:val="24"/>
          <w:szCs w:val="24"/>
        </w:rPr>
        <w:t xml:space="preserve"> snow melt</w:t>
      </w:r>
      <w:r w:rsidR="0019004D">
        <w:rPr>
          <w:sz w:val="24"/>
          <w:szCs w:val="24"/>
        </w:rPr>
        <w:t>s</w:t>
      </w:r>
      <w:r w:rsidR="00ED666B">
        <w:rPr>
          <w:sz w:val="24"/>
          <w:szCs w:val="24"/>
        </w:rPr>
        <w:t>,</w:t>
      </w:r>
      <w:r w:rsidR="0019004D">
        <w:rPr>
          <w:sz w:val="24"/>
          <w:szCs w:val="24"/>
        </w:rPr>
        <w:t xml:space="preserve"> soil temperature should increase quickly promoting plant growth. </w:t>
      </w:r>
      <w:r w:rsidR="00ED666B">
        <w:rPr>
          <w:sz w:val="24"/>
          <w:szCs w:val="24"/>
        </w:rPr>
        <w:t>Additionally</w:t>
      </w:r>
      <w:r w:rsidR="0019004D">
        <w:rPr>
          <w:sz w:val="24"/>
          <w:szCs w:val="24"/>
        </w:rPr>
        <w:t>, s</w:t>
      </w:r>
      <w:r w:rsidR="005C7B79">
        <w:rPr>
          <w:sz w:val="24"/>
          <w:szCs w:val="24"/>
        </w:rPr>
        <w:t>ubstantial amounts of moisture are released into the soil and supply plants well into the summer.</w:t>
      </w:r>
      <w:r>
        <w:rPr>
          <w:sz w:val="24"/>
          <w:szCs w:val="24"/>
        </w:rPr>
        <w:t xml:space="preserve"> </w:t>
      </w:r>
    </w:p>
    <w:p w14:paraId="4A3C6016" w14:textId="24A5B510" w:rsidR="0096231C" w:rsidRPr="0080670F" w:rsidRDefault="00CC45FE" w:rsidP="0042651D">
      <w:pPr>
        <w:spacing w:line="480" w:lineRule="auto"/>
        <w:ind w:firstLine="360"/>
        <w:rPr>
          <w:sz w:val="24"/>
          <w:szCs w:val="24"/>
        </w:rPr>
      </w:pPr>
      <w:r w:rsidRPr="0042651D">
        <w:rPr>
          <w:sz w:val="24"/>
          <w:szCs w:val="24"/>
        </w:rPr>
        <w:t xml:space="preserve">Snowpack </w:t>
      </w:r>
      <w:r w:rsidR="005C7B79">
        <w:rPr>
          <w:sz w:val="24"/>
          <w:szCs w:val="24"/>
        </w:rPr>
        <w:t xml:space="preserve">has been found to </w:t>
      </w:r>
      <w:r w:rsidRPr="0042651D">
        <w:rPr>
          <w:sz w:val="24"/>
          <w:szCs w:val="24"/>
        </w:rPr>
        <w:t>alter flowering phenology in montane and tundra species</w:t>
      </w:r>
      <w:r w:rsidR="004024BD">
        <w:rPr>
          <w:sz w:val="24"/>
          <w:szCs w:val="24"/>
        </w:rPr>
        <w:t xml:space="preserve">. Inouye et al. </w:t>
      </w:r>
      <w:r w:rsidR="009A6C07">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9A6C07">
        <w:rPr>
          <w:sz w:val="24"/>
          <w:szCs w:val="24"/>
        </w:rPr>
        <w:fldChar w:fldCharType="separate"/>
      </w:r>
      <w:r w:rsidR="00EE5746">
        <w:rPr>
          <w:noProof/>
          <w:sz w:val="24"/>
          <w:szCs w:val="24"/>
        </w:rPr>
        <w:t>(2002)</w:t>
      </w:r>
      <w:r w:rsidR="009A6C07">
        <w:rPr>
          <w:sz w:val="24"/>
          <w:szCs w:val="24"/>
        </w:rPr>
        <w:fldChar w:fldCharType="end"/>
      </w:r>
      <w:r w:rsidR="009A6C07">
        <w:rPr>
          <w:sz w:val="24"/>
          <w:szCs w:val="24"/>
        </w:rPr>
        <w:t xml:space="preserve"> </w:t>
      </w:r>
      <w:r w:rsidR="004024BD">
        <w:rPr>
          <w:sz w:val="24"/>
          <w:szCs w:val="24"/>
        </w:rPr>
        <w:t>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Delphinium barbeyi</w:t>
      </w:r>
      <w:r w:rsidR="0080670F">
        <w:rPr>
          <w:sz w:val="24"/>
          <w:szCs w:val="24"/>
        </w:rPr>
        <w:t>, a subalpine species.</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w:t>
      </w:r>
      <w:r w:rsidR="009A6C07">
        <w:rPr>
          <w:sz w:val="24"/>
          <w:szCs w:val="24"/>
        </w:rPr>
        <w:fldChar w:fldCharType="begin"/>
      </w:r>
      <w:r w:rsidR="009A6C07">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9A6C07">
        <w:rPr>
          <w:sz w:val="24"/>
          <w:szCs w:val="24"/>
        </w:rPr>
        <w:fldChar w:fldCharType="separate"/>
      </w:r>
      <w:r w:rsidR="009A6C07">
        <w:rPr>
          <w:noProof/>
          <w:sz w:val="24"/>
          <w:szCs w:val="24"/>
        </w:rPr>
        <w:t>(2015)</w:t>
      </w:r>
      <w:r w:rsidR="009A6C07">
        <w:rPr>
          <w:sz w:val="24"/>
          <w:szCs w:val="24"/>
        </w:rPr>
        <w:fldChar w:fldCharType="end"/>
      </w:r>
      <w:r w:rsidR="009A6C07">
        <w:rPr>
          <w:sz w:val="24"/>
          <w:szCs w:val="24"/>
        </w:rPr>
        <w:t xml:space="preserve"> </w:t>
      </w:r>
      <w:r w:rsidR="00701E68">
        <w:rPr>
          <w:sz w:val="24"/>
          <w:szCs w:val="24"/>
        </w:rPr>
        <w:t xml:space="preserve">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p>
    <w:p w14:paraId="6591A141" w14:textId="4120E34E" w:rsidR="0042651D" w:rsidRDefault="00701E68" w:rsidP="0042651D">
      <w:pPr>
        <w:spacing w:line="480" w:lineRule="auto"/>
        <w:ind w:firstLine="360"/>
        <w:rPr>
          <w:rFonts w:cs="Times New Roman"/>
          <w:sz w:val="24"/>
          <w:szCs w:val="24"/>
        </w:rPr>
      </w:pPr>
      <w:r>
        <w:rPr>
          <w:sz w:val="24"/>
          <w:szCs w:val="24"/>
        </w:rPr>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 xml:space="preserve">from our understanding, no studies have been conducted on the </w:t>
      </w:r>
      <w:r w:rsidR="00360355" w:rsidRPr="0042651D">
        <w:rPr>
          <w:sz w:val="24"/>
          <w:szCs w:val="24"/>
        </w:rPr>
        <w:lastRenderedPageBreak/>
        <w:t>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049C56E3" w:rsidR="004F73A2" w:rsidRPr="00283FF5" w:rsidRDefault="004F73A2" w:rsidP="00283FF5">
      <w:pPr>
        <w:spacing w:after="0" w:line="480" w:lineRule="auto"/>
        <w:ind w:firstLine="720"/>
        <w:rPr>
          <w:sz w:val="24"/>
          <w:szCs w:val="24"/>
        </w:rPr>
      </w:pPr>
      <w:r w:rsidRPr="00283FF5">
        <w:rPr>
          <w:sz w:val="24"/>
          <w:szCs w:val="24"/>
        </w:rPr>
        <w:t>We</w:t>
      </w:r>
      <w:r w:rsidR="0019004D">
        <w:rPr>
          <w:sz w:val="24"/>
          <w:szCs w:val="24"/>
        </w:rPr>
        <w:t xml:space="preserve"> </w:t>
      </w:r>
      <w:r w:rsidRPr="00283FF5">
        <w:rPr>
          <w:sz w:val="24"/>
          <w:szCs w:val="24"/>
        </w:rPr>
        <w:t xml:space="preserve">used historical data collected by O.A. Stevens and </w:t>
      </w:r>
      <w:commentRangeStart w:id="3"/>
      <w:commentRangeStart w:id="4"/>
      <w:r w:rsidR="00283FF5">
        <w:rPr>
          <w:sz w:val="24"/>
          <w:szCs w:val="24"/>
        </w:rPr>
        <w:t>SET</w:t>
      </w:r>
      <w:commentRangeEnd w:id="3"/>
      <w:r w:rsidR="00CC579C">
        <w:rPr>
          <w:rStyle w:val="CommentReference"/>
        </w:rPr>
        <w:commentReference w:id="3"/>
      </w:r>
      <w:commentRangeEnd w:id="4"/>
      <w:r w:rsidR="00BA3EBB">
        <w:rPr>
          <w:rStyle w:val="CommentReference"/>
        </w:rPr>
        <w:commentReference w:id="4"/>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11"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plant species analyzed </w:t>
      </w:r>
      <w:r w:rsidR="00283FF5">
        <w:rPr>
          <w:sz w:val="24"/>
          <w:szCs w:val="24"/>
        </w:rPr>
        <w:t xml:space="preserve">in this study </w:t>
      </w:r>
      <w:r w:rsidRPr="00283FF5">
        <w:rPr>
          <w:sz w:val="24"/>
          <w:szCs w:val="24"/>
        </w:rPr>
        <w:t xml:space="preserve">were limited to those that met a series of minimum data </w:t>
      </w:r>
      <w:r w:rsidRPr="00283FF5">
        <w:rPr>
          <w:sz w:val="24"/>
          <w:szCs w:val="24"/>
        </w:rPr>
        <w:lastRenderedPageBreak/>
        <w:t xml:space="preserve">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3F82CA4F" w:rsidR="004F73A2" w:rsidRPr="00283FF5" w:rsidRDefault="004F73A2" w:rsidP="00283FF5">
      <w:pPr>
        <w:spacing w:line="480" w:lineRule="auto"/>
        <w:ind w:firstLine="720"/>
        <w:rPr>
          <w:sz w:val="24"/>
          <w:szCs w:val="24"/>
        </w:rPr>
      </w:pPr>
      <w:r w:rsidRPr="00283FF5">
        <w:rPr>
          <w:sz w:val="24"/>
          <w:szCs w:val="24"/>
        </w:rPr>
        <w:t>In order to quantify different environmental variables related to annual climate patterns, we used daily climate data collected in Fargo, North Dakota, USA, as part of the National Atmospheric and Oceanic Administration (NOAA) National Climatic Data Center (NCDC) observing network (</w:t>
      </w:r>
      <w:commentRangeStart w:id="5"/>
      <w:commentRangeStart w:id="6"/>
      <w:r w:rsidRPr="00283FF5">
        <w:rPr>
          <w:sz w:val="24"/>
          <w:szCs w:val="24"/>
        </w:rPr>
        <w:t>http://www.ncdc.noaa.gov/oa/ncdc.html</w:t>
      </w:r>
      <w:commentRangeEnd w:id="5"/>
      <w:r w:rsidR="00FC33F2">
        <w:rPr>
          <w:rStyle w:val="CommentReference"/>
        </w:rPr>
        <w:commentReference w:id="5"/>
      </w:r>
      <w:commentRangeEnd w:id="6"/>
      <w:r w:rsidR="00BA3EBB">
        <w:rPr>
          <w:rStyle w:val="CommentReference"/>
        </w:rPr>
        <w:commentReference w:id="6"/>
      </w:r>
      <w:r w:rsidRPr="00283FF5">
        <w:rPr>
          <w:sz w:val="24"/>
          <w:szCs w:val="24"/>
        </w:rPr>
        <w:t>).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w:t>
      </w:r>
      <w:r w:rsidR="00272369">
        <w:rPr>
          <w:sz w:val="24"/>
          <w:szCs w:val="24"/>
        </w:rPr>
        <w:t>,</w:t>
      </w:r>
      <w:r w:rsidRPr="00283FF5">
        <w:rPr>
          <w:sz w:val="24"/>
          <w:szCs w:val="24"/>
        </w:rPr>
        <w:t xml:space="preserve">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t xml:space="preserve">Climate </w:t>
      </w:r>
      <w:r w:rsidR="004F73A2" w:rsidRPr="00283FF5">
        <w:rPr>
          <w:szCs w:val="24"/>
        </w:rPr>
        <w:t>Variables</w:t>
      </w:r>
    </w:p>
    <w:p w14:paraId="123963F9" w14:textId="74C733DB"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plains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7C5BC47A" w:rsidR="004F73A2" w:rsidRDefault="004F73A2" w:rsidP="00283FF5">
      <w:pPr>
        <w:spacing w:line="480" w:lineRule="auto"/>
        <w:ind w:firstLine="720"/>
        <w:rPr>
          <w:sz w:val="24"/>
          <w:szCs w:val="24"/>
        </w:rPr>
      </w:pPr>
      <w:r w:rsidRPr="00283FF5">
        <w:rPr>
          <w:sz w:val="24"/>
          <w:szCs w:val="24"/>
        </w:rPr>
        <w:lastRenderedPageBreak/>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or the day of the year when snowpack first reached zero. </w:t>
      </w:r>
      <w:commentRangeStart w:id="7"/>
      <w:r w:rsidR="00351C1C">
        <w:rPr>
          <w:sz w:val="24"/>
          <w:szCs w:val="24"/>
        </w:rPr>
        <w:t xml:space="preserve">Eight </w:t>
      </w:r>
      <w:commentRangeEnd w:id="7"/>
      <w:r w:rsidR="00351C1C">
        <w:rPr>
          <w:sz w:val="24"/>
          <w:szCs w:val="24"/>
        </w:rPr>
        <w:t>records</w:t>
      </w:r>
      <w:r w:rsidR="00351C1C" w:rsidRPr="00283FF5">
        <w:rPr>
          <w:sz w:val="24"/>
          <w:szCs w:val="24"/>
        </w:rPr>
        <w:t xml:space="preserve"> </w:t>
      </w:r>
      <w:r w:rsidR="0019004D">
        <w:rPr>
          <w:rStyle w:val="CommentReference"/>
        </w:rPr>
        <w:commentReference w:id="7"/>
      </w:r>
      <w:r w:rsidRPr="00283FF5">
        <w:rPr>
          <w:sz w:val="24"/>
          <w:szCs w:val="24"/>
        </w:rPr>
        <w:t xml:space="preserve">indicated a short period, one to two days,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with snowpack</w:t>
      </w:r>
      <w:r w:rsidR="00532120">
        <w:rPr>
          <w:sz w:val="24"/>
          <w:szCs w:val="24"/>
        </w:rPr>
        <w:t>s</w:t>
      </w:r>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12FA8403"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r w:rsidR="00351C1C">
        <w:rPr>
          <w:sz w:val="24"/>
          <w:szCs w:val="24"/>
        </w:rPr>
        <w:fldChar w:fldCharType="begin"/>
      </w:r>
      <w:r w:rsidR="00351C1C">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351C1C">
        <w:rPr>
          <w:sz w:val="24"/>
          <w:szCs w:val="24"/>
        </w:rPr>
        <w:fldChar w:fldCharType="separate"/>
      </w:r>
      <w:r w:rsidR="00351C1C">
        <w:rPr>
          <w:noProof/>
          <w:sz w:val="24"/>
          <w:szCs w:val="24"/>
        </w:rPr>
        <w:t>(Grace 2006)</w:t>
      </w:r>
      <w:r w:rsidR="00351C1C">
        <w:rPr>
          <w:sz w:val="24"/>
          <w:szCs w:val="24"/>
        </w:rPr>
        <w:fldChar w:fldCharType="end"/>
      </w:r>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w:t>
      </w:r>
      <w:commentRangeStart w:id="8"/>
      <w:r w:rsidR="004F73A2" w:rsidRPr="00283FF5">
        <w:rPr>
          <w:sz w:val="24"/>
          <w:szCs w:val="24"/>
        </w:rPr>
        <w:t xml:space="preserve">the </w:t>
      </w:r>
      <w:r w:rsidR="004F73A2" w:rsidRPr="00283FF5">
        <w:rPr>
          <w:i/>
          <w:iCs/>
          <w:sz w:val="24"/>
          <w:szCs w:val="24"/>
        </w:rPr>
        <w:t>lavaan</w:t>
      </w:r>
      <w:r w:rsidR="004F73A2" w:rsidRPr="00283FF5">
        <w:rPr>
          <w:sz w:val="24"/>
          <w:szCs w:val="24"/>
        </w:rPr>
        <w:t xml:space="preserve"> package </w:t>
      </w:r>
      <w:commentRangeEnd w:id="8"/>
      <w:r w:rsidR="00895FF2" w:rsidRPr="00283FF5">
        <w:rPr>
          <w:rStyle w:val="CommentReference"/>
          <w:sz w:val="24"/>
          <w:szCs w:val="24"/>
        </w:rPr>
        <w:commentReference w:id="8"/>
      </w:r>
      <w:commentRangeStart w:id="10"/>
      <w:r w:rsidR="004F73A2" w:rsidRPr="00283FF5">
        <w:rPr>
          <w:sz w:val="24"/>
          <w:szCs w:val="24"/>
        </w:rPr>
        <w:t xml:space="preserve">in R </w:t>
      </w:r>
      <w:r w:rsidR="002D6834">
        <w:rPr>
          <w:sz w:val="24"/>
          <w:szCs w:val="24"/>
        </w:rPr>
        <w:fldChar w:fldCharType="begin"/>
      </w:r>
      <w:r w:rsidR="002D6834">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sidR="002D6834">
        <w:rPr>
          <w:sz w:val="24"/>
          <w:szCs w:val="24"/>
        </w:rPr>
        <w:fldChar w:fldCharType="separate"/>
      </w:r>
      <w:r w:rsidR="002D6834">
        <w:rPr>
          <w:noProof/>
          <w:sz w:val="24"/>
          <w:szCs w:val="24"/>
        </w:rPr>
        <w:t>(Rosseel 2012)</w:t>
      </w:r>
      <w:r w:rsidR="002D6834">
        <w:rPr>
          <w:sz w:val="24"/>
          <w:szCs w:val="24"/>
        </w:rPr>
        <w:fldChar w:fldCharType="end"/>
      </w:r>
      <w:r w:rsidR="002D6834">
        <w:rPr>
          <w:sz w:val="24"/>
          <w:szCs w:val="24"/>
        </w:rPr>
        <w:t xml:space="preserve"> </w:t>
      </w:r>
      <w:r w:rsidR="002B392A">
        <w:rPr>
          <w:sz w:val="24"/>
          <w:szCs w:val="24"/>
        </w:rPr>
        <w:t xml:space="preserve">to </w:t>
      </w:r>
      <w:commentRangeEnd w:id="10"/>
      <w:r w:rsidR="00502FF4">
        <w:rPr>
          <w:rStyle w:val="CommentReference"/>
        </w:rPr>
        <w:commentReference w:id="10"/>
      </w:r>
      <w:r w:rsidR="002B392A">
        <w:rPr>
          <w:sz w:val="24"/>
          <w:szCs w:val="24"/>
        </w:rPr>
        <w:t>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w:t>
      </w:r>
      <w:r w:rsidR="004F73A2" w:rsidRPr="00283FF5">
        <w:rPr>
          <w:sz w:val="24"/>
          <w:szCs w:val="24"/>
        </w:rPr>
        <w:lastRenderedPageBreak/>
        <w:t xml:space="preserve">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w:t>
      </w:r>
      <w:commentRangeStart w:id="11"/>
      <w:r w:rsidR="002B392A">
        <w:rPr>
          <w:sz w:val="24"/>
          <w:szCs w:val="24"/>
        </w:rPr>
        <w:t>Fig. 1</w:t>
      </w:r>
      <w:commentRangeEnd w:id="11"/>
      <w:r w:rsidR="004D42B2">
        <w:rPr>
          <w:rStyle w:val="CommentReference"/>
        </w:rPr>
        <w:commentReference w:id="11"/>
      </w:r>
      <w:r w:rsidR="002B392A">
        <w:rPr>
          <w:sz w:val="24"/>
          <w:szCs w:val="24"/>
        </w:rPr>
        <w:t>)</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r w:rsidR="00532120">
        <w:rPr>
          <w:sz w:val="24"/>
          <w:szCs w:val="24"/>
        </w:rPr>
        <w:t>,</w:t>
      </w:r>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xml:space="preserve">, we applied full information maximum </w:t>
      </w:r>
      <w:commentRangeStart w:id="12"/>
      <w:r w:rsidR="004F73A2" w:rsidRPr="00283FF5">
        <w:rPr>
          <w:sz w:val="24"/>
          <w:szCs w:val="24"/>
        </w:rPr>
        <w:t xml:space="preserve">likelihood (FIML) </w:t>
      </w:r>
      <w:commentRangeEnd w:id="12"/>
      <w:r w:rsidR="00895FF2" w:rsidRPr="00283FF5">
        <w:rPr>
          <w:rStyle w:val="CommentReference"/>
          <w:sz w:val="24"/>
          <w:szCs w:val="24"/>
        </w:rPr>
        <w:commentReference w:id="12"/>
      </w:r>
      <w:r w:rsidR="004F73A2" w:rsidRPr="00283FF5">
        <w:rPr>
          <w:sz w:val="24"/>
          <w:szCs w:val="24"/>
        </w:rPr>
        <w:t>estimation</w:t>
      </w:r>
      <w:r w:rsidR="00B22176">
        <w:rPr>
          <w:sz w:val="24"/>
          <w:szCs w:val="24"/>
        </w:rPr>
        <w:t xml:space="preserve"> to determine path coefficients and model statistics</w:t>
      </w:r>
      <w:r w:rsidR="004F73A2" w:rsidRPr="00283FF5">
        <w:rPr>
          <w:sz w:val="24"/>
          <w:szCs w:val="24"/>
        </w:rPr>
        <w:t xml:space="preserve">. 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r>
        <w:rPr>
          <w:sz w:val="24"/>
          <w:szCs w:val="24"/>
        </w:rPr>
        <w:t xml:space="preserve">In order to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r w:rsidR="005F1ACF" w:rsidRPr="00502FF4">
        <w:rPr>
          <w:i/>
          <w:iCs/>
          <w:sz w:val="24"/>
          <w:szCs w:val="24"/>
        </w:rPr>
        <w:t>lavaan</w:t>
      </w:r>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48D681BA"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w:t>
      </w:r>
      <w:r w:rsidRPr="00283FF5">
        <w:rPr>
          <w:sz w:val="24"/>
          <w:szCs w:val="24"/>
        </w:rPr>
        <w:lastRenderedPageBreak/>
        <w:t xml:space="preserve">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included early, mid, and late spring flowering species (Fig. </w:t>
      </w:r>
      <w:r w:rsidR="00560D7E">
        <w:rPr>
          <w:sz w:val="24"/>
          <w:szCs w:val="24"/>
        </w:rPr>
        <w:t>2)</w:t>
      </w:r>
      <w:r w:rsidR="00272369">
        <w:rPr>
          <w:sz w:val="24"/>
          <w:szCs w:val="24"/>
        </w:rPr>
        <w:t>.</w:t>
      </w:r>
    </w:p>
    <w:p w14:paraId="7DECF81F" w14:textId="5EB322E3" w:rsidR="009C0FB2" w:rsidRPr="00283FF5" w:rsidRDefault="009C0FB2" w:rsidP="00283FF5">
      <w:pPr>
        <w:pStyle w:val="Heading2"/>
        <w:spacing w:line="480" w:lineRule="auto"/>
        <w:rPr>
          <w:szCs w:val="24"/>
        </w:rPr>
      </w:pPr>
      <w:r w:rsidRPr="00283FF5">
        <w:rPr>
          <w:szCs w:val="24"/>
        </w:rPr>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 xml:space="preserve">squared </w:t>
      </w:r>
      <w:r w:rsidR="00D40FF5" w:rsidRPr="002D6834">
        <w:rPr>
          <w:sz w:val="24"/>
          <w:szCs w:val="24"/>
        </w:rPr>
        <w:t>statistic</w:t>
      </w:r>
      <w:r w:rsidR="006A2E49" w:rsidRPr="002D6834">
        <w:rPr>
          <w:sz w:val="24"/>
          <w:szCs w:val="24"/>
        </w:rPr>
        <w:t xml:space="preserve"> estimating goodness </w:t>
      </w:r>
      <w:commentRangeStart w:id="14"/>
      <w:r w:rsidR="006A2E49" w:rsidRPr="002D6834">
        <w:rPr>
          <w:sz w:val="24"/>
          <w:szCs w:val="24"/>
        </w:rPr>
        <w:t>of fit</w:t>
      </w:r>
      <w:r w:rsidR="00207D2B" w:rsidRPr="002D6834">
        <w:rPr>
          <w:sz w:val="24"/>
          <w:szCs w:val="24"/>
        </w:rPr>
        <w:t xml:space="preserve"> </w:t>
      </w:r>
      <w:r w:rsidR="00207D2B" w:rsidRPr="002D6834">
        <w:rPr>
          <w:sz w:val="24"/>
          <w:szCs w:val="24"/>
        </w:rPr>
        <w:fldChar w:fldCharType="begin"/>
      </w:r>
      <w:r w:rsidR="00207D2B" w:rsidRPr="002D68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D6834">
        <w:rPr>
          <w:sz w:val="24"/>
          <w:szCs w:val="24"/>
        </w:rPr>
        <w:fldChar w:fldCharType="separate"/>
      </w:r>
      <w:r w:rsidR="00207D2B" w:rsidRPr="002D6834">
        <w:rPr>
          <w:noProof/>
          <w:sz w:val="24"/>
          <w:szCs w:val="24"/>
        </w:rPr>
        <w:t>(Grace 2006)</w:t>
      </w:r>
      <w:r w:rsidR="00207D2B" w:rsidRPr="002D6834">
        <w:rPr>
          <w:sz w:val="24"/>
          <w:szCs w:val="24"/>
        </w:rPr>
        <w:fldChar w:fldCharType="end"/>
      </w:r>
      <w:r w:rsidR="00207D2B" w:rsidRPr="002D6834">
        <w:rPr>
          <w:sz w:val="24"/>
          <w:szCs w:val="24"/>
        </w:rPr>
        <w:t xml:space="preserve"> (</w:t>
      </w:r>
      <w:r w:rsidR="00207D2B" w:rsidRPr="002D6834">
        <w:rPr>
          <w:i/>
          <w:iCs/>
          <w:sz w:val="24"/>
          <w:szCs w:val="24"/>
        </w:rPr>
        <w:t>lavaan)</w:t>
      </w:r>
      <w:r w:rsidR="00786AB8" w:rsidRPr="002D6834">
        <w:rPr>
          <w:sz w:val="24"/>
          <w:szCs w:val="24"/>
        </w:rPr>
        <w:t>,</w:t>
      </w:r>
      <w:r w:rsidR="006A2E49" w:rsidRPr="002D6834">
        <w:rPr>
          <w:sz w:val="24"/>
          <w:szCs w:val="24"/>
        </w:rPr>
        <w:t xml:space="preserve"> the </w:t>
      </w:r>
      <w:commentRangeEnd w:id="14"/>
      <w:r w:rsidR="00207D2B" w:rsidRPr="002D6834">
        <w:rPr>
          <w:rStyle w:val="CommentReference"/>
        </w:rPr>
        <w:commentReference w:id="14"/>
      </w:r>
      <w:r w:rsidR="006A2E49" w:rsidRPr="002D6834">
        <w:rPr>
          <w:sz w:val="24"/>
          <w:szCs w:val="24"/>
        </w:rPr>
        <w:t xml:space="preserve">reduced model </w:t>
      </w:r>
      <w:r w:rsidRPr="002D6834">
        <w:rPr>
          <w:sz w:val="24"/>
          <w:szCs w:val="24"/>
        </w:rPr>
        <w:t>was a good representation</w:t>
      </w:r>
      <w:r w:rsidRPr="00283FF5">
        <w:rPr>
          <w:sz w:val="24"/>
          <w:szCs w:val="24"/>
        </w:rPr>
        <w:t xml:space="preserve">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Lithospermum canescens</w:t>
      </w:r>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Amorpha canescens</w:t>
      </w:r>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66643CE"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9A6C07">
        <w:rPr>
          <w:sz w:val="24"/>
          <w:szCs w:val="24"/>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a majority of species</w:t>
      </w:r>
      <w:r w:rsidR="00A05B6D" w:rsidRPr="00E87C27">
        <w:rPr>
          <w:sz w:val="24"/>
          <w:szCs w:val="24"/>
        </w:rPr>
        <w:t xml:space="preserve">. </w:t>
      </w:r>
      <w:r w:rsidR="00494B94" w:rsidRPr="00E87C27">
        <w:rPr>
          <w:sz w:val="24"/>
          <w:szCs w:val="24"/>
        </w:rPr>
        <w:t xml:space="preserve">All twelve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intermediary effects on the snowpack in March (SPDX) for </w:t>
      </w:r>
      <w:r w:rsidR="007C36C7">
        <w:rPr>
          <w:sz w:val="24"/>
          <w:szCs w:val="24"/>
        </w:rPr>
        <w:t xml:space="preserve">1 </w:t>
      </w:r>
      <w:r w:rsidR="00A00388" w:rsidRPr="00E87C27">
        <w:rPr>
          <w:sz w:val="24"/>
          <w:szCs w:val="24"/>
        </w:rPr>
        <w:t>species (</w:t>
      </w:r>
      <w:r w:rsidR="00FE6637" w:rsidRPr="005163F1">
        <w:rPr>
          <w:i/>
          <w:sz w:val="24"/>
          <w:szCs w:val="24"/>
        </w:rPr>
        <w:t>Zigadenus elegans</w:t>
      </w:r>
      <w:r w:rsidR="00A00388" w:rsidRPr="00E87C27">
        <w:rPr>
          <w:sz w:val="24"/>
          <w:szCs w:val="24"/>
        </w:rPr>
        <w:t xml:space="preserve">).  </w:t>
      </w:r>
    </w:p>
    <w:p w14:paraId="6C428572" w14:textId="6936A26B" w:rsidR="00A05B6D" w:rsidRDefault="00A05B6D" w:rsidP="00283FF5">
      <w:pPr>
        <w:spacing w:line="480" w:lineRule="auto"/>
        <w:ind w:firstLine="720"/>
        <w:rPr>
          <w:sz w:val="24"/>
          <w:szCs w:val="24"/>
        </w:rPr>
      </w:pPr>
      <w:r w:rsidRPr="00E87C27">
        <w:rPr>
          <w:sz w:val="24"/>
          <w:szCs w:val="24"/>
        </w:rPr>
        <w:lastRenderedPageBreak/>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Cypripedium candidum</w:t>
      </w:r>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w:t>
      </w:r>
      <w:r w:rsidR="00EE5746">
        <w:rPr>
          <w:sz w:val="24"/>
          <w:szCs w:val="24"/>
        </w:rPr>
        <w:t>compared</w:t>
      </w:r>
      <w:r w:rsidR="00EE5746" w:rsidRPr="00E87C27">
        <w:rPr>
          <w:sz w:val="24"/>
          <w:szCs w:val="24"/>
        </w:rPr>
        <w:t xml:space="preserve"> </w:t>
      </w:r>
      <w:r w:rsidR="0093204B" w:rsidRPr="00E87C27">
        <w:rPr>
          <w:sz w:val="24"/>
          <w:szCs w:val="24"/>
        </w:rPr>
        <w:t xml:space="preserve">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Rosa arkansana</w:t>
      </w:r>
      <w:r w:rsidR="00A00388" w:rsidRPr="00E87C27">
        <w:rPr>
          <w:sz w:val="24"/>
          <w:szCs w:val="24"/>
        </w:rPr>
        <w:t xml:space="preserve">) the </w:t>
      </w:r>
      <w:r w:rsidR="00EE5746">
        <w:rPr>
          <w:sz w:val="24"/>
          <w:szCs w:val="24"/>
        </w:rPr>
        <w:t xml:space="preserve">regression </w:t>
      </w:r>
      <w:r w:rsidR="00A00388" w:rsidRPr="00E87C27">
        <w:rPr>
          <w:sz w:val="24"/>
          <w:szCs w:val="24"/>
        </w:rPr>
        <w:t>coefficient</w:t>
      </w:r>
      <w:r w:rsidR="00EE5746">
        <w:rPr>
          <w:sz w:val="24"/>
          <w:szCs w:val="24"/>
        </w:rPr>
        <w:t>s</w:t>
      </w:r>
      <w:r w:rsidR="00A00388" w:rsidRPr="00E87C27">
        <w:rPr>
          <w:sz w:val="24"/>
          <w:szCs w:val="24"/>
        </w:rPr>
        <w:t xml:space="preserve"> </w:t>
      </w:r>
      <w:r w:rsidR="00EE5746">
        <w:rPr>
          <w:sz w:val="24"/>
          <w:szCs w:val="24"/>
        </w:rPr>
        <w:t>were</w:t>
      </w:r>
      <w:r w:rsidR="00EE5746" w:rsidRPr="00E87C27">
        <w:rPr>
          <w:sz w:val="24"/>
          <w:szCs w:val="24"/>
        </w:rPr>
        <w:t xml:space="preserve"> </w:t>
      </w:r>
      <w:r w:rsidRPr="00E87C27">
        <w:rPr>
          <w:sz w:val="24"/>
          <w:szCs w:val="24"/>
        </w:rPr>
        <w:t>positive</w:t>
      </w:r>
      <w:r w:rsidR="00EE5746">
        <w:rPr>
          <w:sz w:val="24"/>
          <w:szCs w:val="24"/>
        </w:rPr>
        <w:t xml:space="preserve"> indicating that greater snowpack delayed flowering</w:t>
      </w:r>
      <w:r w:rsidRPr="00E87C27">
        <w:rPr>
          <w:sz w:val="24"/>
          <w:szCs w:val="24"/>
        </w:rPr>
        <w:t>.</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41D9D6A8"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 xml:space="preserve">as was reported by Inouye </w:t>
      </w:r>
      <w:r w:rsidR="00EE5746">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EE5746">
        <w:rPr>
          <w:sz w:val="24"/>
          <w:szCs w:val="24"/>
        </w:rPr>
        <w:fldChar w:fldCharType="separate"/>
      </w:r>
      <w:r w:rsidR="00EE5746">
        <w:rPr>
          <w:noProof/>
          <w:sz w:val="24"/>
          <w:szCs w:val="24"/>
        </w:rPr>
        <w:t>(2002)</w:t>
      </w:r>
      <w:r w:rsidR="00EE5746">
        <w:rPr>
          <w:sz w:val="24"/>
          <w:szCs w:val="24"/>
        </w:rPr>
        <w:fldChar w:fldCharType="end"/>
      </w:r>
      <w:r w:rsidR="00A80145" w:rsidRPr="0092017A">
        <w:rPr>
          <w:sz w:val="24"/>
          <w:szCs w:val="24"/>
        </w:rPr>
        <w:t xml:space="preserve"> for montane species in Colorado.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when the winter snow melt</w:t>
      </w:r>
      <w:r w:rsidR="00EE5746">
        <w:rPr>
          <w:sz w:val="24"/>
          <w:szCs w:val="24"/>
        </w:rPr>
        <w:t xml:space="preserve"> occurs</w:t>
      </w:r>
      <w:r w:rsidR="0093204B" w:rsidRPr="0092017A">
        <w:rPr>
          <w:sz w:val="24"/>
          <w:szCs w:val="24"/>
        </w:rPr>
        <w:t xml:space="preserve">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3A8E098F" w:rsidR="00A05B6D" w:rsidRPr="0092017A" w:rsidRDefault="009211CC" w:rsidP="0092017A">
      <w:pPr>
        <w:spacing w:after="0" w:line="480" w:lineRule="auto"/>
        <w:ind w:firstLine="360"/>
        <w:rPr>
          <w:sz w:val="24"/>
          <w:szCs w:val="24"/>
        </w:rPr>
      </w:pPr>
      <w:r w:rsidRPr="0092017A">
        <w:rPr>
          <w:sz w:val="24"/>
          <w:szCs w:val="24"/>
        </w:rPr>
        <w:lastRenderedPageBreak/>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w:t>
      </w:r>
      <w:r w:rsidR="0082095A">
        <w:rPr>
          <w:sz w:val="24"/>
          <w:szCs w:val="24"/>
        </w:rPr>
        <w:t xml:space="preserve">than date of first bare ground for flowering phenology </w:t>
      </w:r>
      <w:r w:rsidR="007609E4">
        <w:rPr>
          <w:sz w:val="24"/>
          <w:szCs w:val="24"/>
        </w:rPr>
        <w:t xml:space="preserve">in tallgrass prairies </w:t>
      </w:r>
      <w:r w:rsidR="0082095A">
        <w:rPr>
          <w:sz w:val="24"/>
          <w:szCs w:val="24"/>
        </w:rPr>
        <w:t xml:space="preserve">compared </w:t>
      </w:r>
      <w:r w:rsidR="007609E4">
        <w:rPr>
          <w:sz w:val="24"/>
          <w:szCs w:val="24"/>
        </w:rPr>
        <w:t xml:space="preserve">to alpine settings because of </w:t>
      </w:r>
      <w:r w:rsidR="0082095A">
        <w:rPr>
          <w:sz w:val="24"/>
          <w:szCs w:val="24"/>
        </w:rPr>
        <w:t xml:space="preserve">the </w:t>
      </w:r>
      <w:r w:rsidR="007609E4">
        <w:rPr>
          <w:sz w:val="24"/>
          <w:szCs w:val="24"/>
        </w:rPr>
        <w:t xml:space="preserve">short, intense growing season in alpine communities. In a short growing season, there is a higher premium for every day of growth. </w:t>
      </w:r>
    </w:p>
    <w:p w14:paraId="4A152CD8" w14:textId="0AD4883C"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with the exception of three </w:t>
      </w:r>
      <w:r w:rsidR="007C36C7">
        <w:rPr>
          <w:sz w:val="24"/>
          <w:szCs w:val="24"/>
        </w:rPr>
        <w:t>later</w:t>
      </w:r>
      <w:r w:rsidR="00C3439E">
        <w:rPr>
          <w:sz w:val="24"/>
          <w:szCs w:val="24"/>
        </w:rPr>
        <w:t xml:space="preserve"> flowering</w:t>
      </w:r>
      <w:r w:rsidR="007C36C7">
        <w:rPr>
          <w:sz w:val="24"/>
          <w:szCs w:val="24"/>
        </w:rPr>
        <w:t xml:space="preserve"> </w:t>
      </w:r>
      <w:r w:rsidRPr="00C906F5">
        <w:rPr>
          <w:sz w:val="24"/>
          <w:szCs w:val="24"/>
        </w:rPr>
        <w:t xml:space="preserve">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arkansana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7C36C7">
        <w:rPr>
          <w:sz w:val="24"/>
          <w:szCs w:val="24"/>
        </w:rPr>
        <w:t xml:space="preserve">Since these species flower later in the summer, </w:t>
      </w:r>
      <w:r w:rsidR="00C3439E">
        <w:rPr>
          <w:sz w:val="24"/>
          <w:szCs w:val="24"/>
        </w:rPr>
        <w:t>d</w:t>
      </w:r>
      <w:r w:rsidR="007C36C7">
        <w:rPr>
          <w:sz w:val="24"/>
          <w:szCs w:val="24"/>
        </w:rPr>
        <w:t>evelopmental processes earlier in the spring could be directly affected by snowpack, shifting flowering phenology.</w:t>
      </w:r>
      <w:r w:rsidR="007C36C7">
        <w:rPr>
          <w:sz w:val="24"/>
          <w:szCs w:val="24"/>
        </w:rPr>
        <w:t xml:space="preserve"> </w:t>
      </w:r>
      <w:r w:rsidR="00F35B13" w:rsidRPr="0092017A">
        <w:rPr>
          <w:sz w:val="24"/>
          <w:szCs w:val="24"/>
        </w:rPr>
        <w:t>One species</w:t>
      </w:r>
      <w:r w:rsidR="00532E12">
        <w:rPr>
          <w:sz w:val="24"/>
          <w:szCs w:val="24"/>
        </w:rPr>
        <w:t xml:space="preserve"> (</w:t>
      </w:r>
      <w:r w:rsidR="00532E12">
        <w:rPr>
          <w:i/>
          <w:iCs/>
          <w:sz w:val="24"/>
          <w:szCs w:val="24"/>
        </w:rPr>
        <w:t>Cypripedium candidum</w:t>
      </w:r>
      <w:r w:rsidR="00532E12">
        <w:rPr>
          <w:sz w:val="24"/>
          <w:szCs w:val="24"/>
        </w:rPr>
        <w:t>)</w:t>
      </w:r>
      <w:r w:rsidR="00F35B13" w:rsidRPr="0092017A">
        <w:rPr>
          <w:sz w:val="24"/>
          <w:szCs w:val="24"/>
        </w:rPr>
        <w:t xml:space="preserve"> </w:t>
      </w:r>
      <w:r w:rsidR="00C3439E">
        <w:rPr>
          <w:sz w:val="24"/>
          <w:szCs w:val="24"/>
        </w:rPr>
        <w:t>had</w:t>
      </w:r>
      <w:r w:rsidR="00F35B13" w:rsidRPr="0092017A">
        <w:rPr>
          <w:sz w:val="24"/>
          <w:szCs w:val="24"/>
        </w:rPr>
        <w:t xml:space="preserve"> a negative regression coefficient </w:t>
      </w:r>
      <w:r w:rsidR="00C3439E">
        <w:rPr>
          <w:sz w:val="24"/>
          <w:szCs w:val="24"/>
        </w:rPr>
        <w:t xml:space="preserve">meaning that increased snowpack led to earlier flowering. </w:t>
      </w:r>
      <w:r w:rsidR="002276AE">
        <w:rPr>
          <w:i/>
          <w:iCs/>
          <w:sz w:val="24"/>
          <w:szCs w:val="24"/>
        </w:rPr>
        <w:t xml:space="preserve">Cypripedium candidum </w:t>
      </w:r>
      <w:r w:rsidR="002276AE">
        <w:rPr>
          <w:sz w:val="24"/>
          <w:szCs w:val="24"/>
        </w:rPr>
        <w:t xml:space="preserve">is the only obligative wetland species used in this analysis, which may explain the strong relationship between flowering and winter precipitation. </w:t>
      </w:r>
      <w:r w:rsidR="00C3439E">
        <w:rPr>
          <w:sz w:val="24"/>
          <w:szCs w:val="24"/>
        </w:rPr>
        <w:t>Since s</w:t>
      </w:r>
      <w:r w:rsidR="00C3439E">
        <w:rPr>
          <w:sz w:val="24"/>
          <w:szCs w:val="24"/>
        </w:rPr>
        <w:t xml:space="preserve">oil moisture from </w:t>
      </w:r>
      <w:r w:rsidR="00C3439E">
        <w:rPr>
          <w:sz w:val="24"/>
          <w:szCs w:val="24"/>
        </w:rPr>
        <w:lastRenderedPageBreak/>
        <w:t>snowpack can take months to dissipate</w:t>
      </w:r>
      <w:r w:rsidR="00C3439E">
        <w:rPr>
          <w:sz w:val="24"/>
          <w:szCs w:val="24"/>
        </w:rPr>
        <w:t>, s</w:t>
      </w:r>
      <w:r w:rsidR="00C3439E">
        <w:rPr>
          <w:sz w:val="24"/>
          <w:szCs w:val="24"/>
        </w:rPr>
        <w:t xml:space="preserve">nowmelt and early evapotranspiration </w:t>
      </w:r>
      <w:r w:rsidR="00C3439E">
        <w:rPr>
          <w:sz w:val="24"/>
          <w:szCs w:val="24"/>
        </w:rPr>
        <w:t>may</w:t>
      </w:r>
      <w:r w:rsidR="00C3439E">
        <w:rPr>
          <w:sz w:val="24"/>
          <w:szCs w:val="24"/>
        </w:rPr>
        <w:t xml:space="preserve"> affect the soil moisture available for species that flower later in the season </w:t>
      </w:r>
      <w:r w:rsidR="00C3439E">
        <w:rPr>
          <w:sz w:val="24"/>
          <w:szCs w:val="24"/>
        </w:rPr>
        <w:fldChar w:fldCharType="begin"/>
      </w:r>
      <w:r w:rsidR="00C3439E">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C3439E">
        <w:rPr>
          <w:sz w:val="24"/>
          <w:szCs w:val="24"/>
        </w:rPr>
        <w:fldChar w:fldCharType="separate"/>
      </w:r>
      <w:r w:rsidR="00C3439E">
        <w:rPr>
          <w:noProof/>
          <w:sz w:val="24"/>
          <w:szCs w:val="24"/>
        </w:rPr>
        <w:t>(Wang et al. 2018)</w:t>
      </w:r>
      <w:r w:rsidR="00C3439E">
        <w:rPr>
          <w:sz w:val="24"/>
          <w:szCs w:val="24"/>
        </w:rPr>
        <w:fldChar w:fldCharType="end"/>
      </w:r>
      <w:r w:rsidR="00C3439E">
        <w:rPr>
          <w:sz w:val="24"/>
          <w:szCs w:val="24"/>
        </w:rPr>
        <w:t>.</w:t>
      </w:r>
      <w:r w:rsidR="00C3439E">
        <w:rPr>
          <w:sz w:val="24"/>
          <w:szCs w:val="24"/>
        </w:rPr>
        <w:t xml:space="preserve"> </w:t>
      </w:r>
      <w:r w:rsidR="002276AE">
        <w:rPr>
          <w:sz w:val="24"/>
          <w:szCs w:val="24"/>
        </w:rPr>
        <w:t xml:space="preserve">Whether due to impaired early development or quantities of soil moisture, </w:t>
      </w:r>
      <w:r w:rsidR="00E067CD">
        <w:rPr>
          <w:sz w:val="24"/>
          <w:szCs w:val="24"/>
        </w:rPr>
        <w:t>t</w:t>
      </w:r>
      <w:r w:rsidR="0012339A">
        <w:rPr>
          <w:sz w:val="24"/>
          <w:szCs w:val="24"/>
        </w:rPr>
        <w:t xml:space="preserve">hese three species </w:t>
      </w:r>
      <w:r w:rsidR="00E067CD">
        <w:rPr>
          <w:sz w:val="24"/>
          <w:szCs w:val="24"/>
        </w:rPr>
        <w:t>are compensating</w:t>
      </w:r>
      <w:r w:rsidR="0012339A">
        <w:rPr>
          <w:sz w:val="24"/>
          <w:szCs w:val="24"/>
        </w:rPr>
        <w:t xml:space="preserv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r w:rsidR="0040628B">
        <w:rPr>
          <w:sz w:val="24"/>
          <w:szCs w:val="24"/>
        </w:rPr>
        <w:t xml:space="preserve">Patricola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7D265653" w14:textId="77777777" w:rsidR="00560D7E" w:rsidRDefault="0099352F" w:rsidP="00B825EC">
      <w:pPr>
        <w:spacing w:line="480" w:lineRule="auto"/>
        <w:rPr>
          <w:b/>
          <w:bCs/>
          <w:sz w:val="24"/>
          <w:szCs w:val="24"/>
        </w:rPr>
      </w:pPr>
      <w:r w:rsidRPr="00560D7E">
        <w:rPr>
          <w:b/>
          <w:bCs/>
          <w:sz w:val="24"/>
          <w:szCs w:val="24"/>
        </w:rPr>
        <w:t>Acknowledgements</w:t>
      </w:r>
    </w:p>
    <w:p w14:paraId="10151ED0" w14:textId="22214859" w:rsidR="0099352F" w:rsidRDefault="002C5935" w:rsidP="00B825EC">
      <w:pPr>
        <w:spacing w:line="480" w:lineRule="auto"/>
        <w:rPr>
          <w:sz w:val="24"/>
          <w:szCs w:val="24"/>
        </w:rPr>
      </w:pPr>
      <w:r>
        <w:rPr>
          <w:sz w:val="24"/>
          <w:szCs w:val="24"/>
        </w:rPr>
        <w:lastRenderedPageBreak/>
        <w:t xml:space="preserve">We are grateful to Althea Archer for her help with R and setting up GitHub collaboration and to </w:t>
      </w:r>
      <w:r w:rsidR="008251B1">
        <w:rPr>
          <w:sz w:val="24"/>
          <w:szCs w:val="24"/>
        </w:rPr>
        <w:t>Ned Dochterman</w:t>
      </w:r>
      <w:r>
        <w:rPr>
          <w:sz w:val="24"/>
          <w:szCs w:val="24"/>
        </w:rPr>
        <w:t xml:space="preserve"> for advice on structural equation modeling.</w:t>
      </w:r>
      <w:r w:rsidR="00C3439E">
        <w:rPr>
          <w:sz w:val="24"/>
          <w:szCs w:val="24"/>
        </w:rPr>
        <w:t xml:space="preserve"> We acknowledge Edward DeKeyser for his expertise on prairie and wetland plant species.</w:t>
      </w:r>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4034B02B" w14:textId="77777777" w:rsidR="00EE5746" w:rsidRPr="00EE5746" w:rsidRDefault="000553D2" w:rsidP="00EE5746">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EE5746" w:rsidRPr="00EE5746">
        <w:t xml:space="preserve">Bjorkman, A. D., S. C. Elmendorf, A. L. Beamish, M. Vellend &amp; G. H. R. Henry (2015) Contrasting effects of warming and increased snowfall on Arctic tundra plant phenology over the past two decades. </w:t>
      </w:r>
      <w:r w:rsidR="00EE5746" w:rsidRPr="00EE5746">
        <w:rPr>
          <w:i/>
        </w:rPr>
        <w:t>Global Change Biology,</w:t>
      </w:r>
      <w:r w:rsidR="00EE5746" w:rsidRPr="00EE5746">
        <w:t xml:space="preserve"> 21</w:t>
      </w:r>
      <w:r w:rsidR="00EE5746" w:rsidRPr="00EE5746">
        <w:rPr>
          <w:b/>
        </w:rPr>
        <w:t>,</w:t>
      </w:r>
      <w:r w:rsidR="00EE5746" w:rsidRPr="00EE5746">
        <w:t xml:space="preserve"> 4651-4661.</w:t>
      </w:r>
    </w:p>
    <w:p w14:paraId="7DDCD385" w14:textId="77777777" w:rsidR="00EE5746" w:rsidRPr="00EE5746" w:rsidRDefault="00EE5746" w:rsidP="00EE5746">
      <w:pPr>
        <w:pStyle w:val="EndNoteBibliography"/>
        <w:spacing w:after="0"/>
        <w:ind w:left="720" w:hanging="720"/>
      </w:pPr>
      <w:r w:rsidRPr="00EE5746">
        <w:t xml:space="preserve">Cleland, E. E., I. Chuine, A. Menzel, H. A. Mooney &amp; M. D. Schwartz (2007) Shifting plant phenology in response to global change. </w:t>
      </w:r>
      <w:r w:rsidRPr="00EE5746">
        <w:rPr>
          <w:i/>
        </w:rPr>
        <w:t>Trends in Ecology &amp; Evolution,</w:t>
      </w:r>
      <w:r w:rsidRPr="00EE5746">
        <w:t xml:space="preserve"> 22</w:t>
      </w:r>
      <w:r w:rsidRPr="00EE5746">
        <w:rPr>
          <w:b/>
        </w:rPr>
        <w:t>,</w:t>
      </w:r>
      <w:r w:rsidRPr="00EE5746">
        <w:t xml:space="preserve"> 357-365.</w:t>
      </w:r>
    </w:p>
    <w:p w14:paraId="77B87ABF" w14:textId="77777777" w:rsidR="00EE5746" w:rsidRPr="00EE5746" w:rsidRDefault="00EE5746" w:rsidP="00EE5746">
      <w:pPr>
        <w:pStyle w:val="EndNoteBibliography"/>
        <w:spacing w:after="0"/>
        <w:ind w:left="720" w:hanging="720"/>
      </w:pPr>
      <w:r w:rsidRPr="00EE5746">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EE5746">
        <w:rPr>
          <w:i/>
        </w:rPr>
        <w:t>Ecosystems,</w:t>
      </w:r>
      <w:r w:rsidRPr="00EE5746">
        <w:t xml:space="preserve"> 15</w:t>
      </w:r>
      <w:r w:rsidRPr="00EE5746">
        <w:rPr>
          <w:b/>
        </w:rPr>
        <w:t>,</w:t>
      </w:r>
      <w:r w:rsidRPr="00EE5746">
        <w:t xml:space="preserve"> 1283-1294.</w:t>
      </w:r>
    </w:p>
    <w:p w14:paraId="5B59471F" w14:textId="77777777" w:rsidR="00EE5746" w:rsidRPr="00EE5746" w:rsidRDefault="00EE5746" w:rsidP="00EE5746">
      <w:pPr>
        <w:pStyle w:val="EndNoteBibliography"/>
        <w:spacing w:after="0"/>
        <w:ind w:left="720" w:hanging="720"/>
      </w:pPr>
      <w:r w:rsidRPr="00EE5746">
        <w:t xml:space="preserve">Dunnell, K. L. &amp; S. E. Travers (2011) Shifts in the flowering phenology of the northern Great Plains: Patterns over 100 years. </w:t>
      </w:r>
      <w:r w:rsidRPr="00EE5746">
        <w:rPr>
          <w:i/>
        </w:rPr>
        <w:t>American journal of botany,</w:t>
      </w:r>
      <w:r w:rsidRPr="00EE5746">
        <w:t xml:space="preserve"> 98</w:t>
      </w:r>
      <w:r w:rsidRPr="00EE5746">
        <w:rPr>
          <w:b/>
        </w:rPr>
        <w:t>,</w:t>
      </w:r>
      <w:r w:rsidRPr="00EE5746">
        <w:t xml:space="preserve"> 935-945.</w:t>
      </w:r>
    </w:p>
    <w:p w14:paraId="3D84BEBA" w14:textId="77777777" w:rsidR="00EE5746" w:rsidRPr="00EE5746" w:rsidRDefault="00EE5746" w:rsidP="00EE5746">
      <w:pPr>
        <w:pStyle w:val="EndNoteBibliography"/>
        <w:spacing w:after="0"/>
        <w:ind w:left="720" w:hanging="720"/>
      </w:pPr>
      <w:r w:rsidRPr="00EE5746">
        <w:t xml:space="preserve">Grace, J. B. 2006. </w:t>
      </w:r>
      <w:r w:rsidRPr="00EE5746">
        <w:rPr>
          <w:i/>
        </w:rPr>
        <w:t>Structural Equation Modeling and Natural Systems</w:t>
      </w:r>
      <w:r w:rsidRPr="00EE5746">
        <w:t>.</w:t>
      </w:r>
      <w:r w:rsidRPr="00EE5746">
        <w:rPr>
          <w:i/>
        </w:rPr>
        <w:t xml:space="preserve"> </w:t>
      </w:r>
      <w:r w:rsidRPr="00EE5746">
        <w:t>Cambridge, U.K.: Cambridge University Press.</w:t>
      </w:r>
    </w:p>
    <w:p w14:paraId="13F15577" w14:textId="77777777" w:rsidR="00EE5746" w:rsidRPr="00EE5746" w:rsidRDefault="00EE5746" w:rsidP="00EE5746">
      <w:pPr>
        <w:pStyle w:val="EndNoteBibliography"/>
        <w:spacing w:after="0"/>
        <w:ind w:left="720" w:hanging="720"/>
      </w:pPr>
      <w:r w:rsidRPr="00EE5746">
        <w:t xml:space="preserve">Inouye, D. W., M. A. Morales &amp; G. J. Dodge (2002) Variation in timing and abundance of flowering by Delphinium barbeyi Huth (Ranunculaceae): the roles of snowpack, frost, and La Nina, in the context of climate change. </w:t>
      </w:r>
      <w:r w:rsidRPr="00EE5746">
        <w:rPr>
          <w:i/>
        </w:rPr>
        <w:t>Oecologia,</w:t>
      </w:r>
      <w:r w:rsidRPr="00EE5746">
        <w:t xml:space="preserve"> 130</w:t>
      </w:r>
      <w:r w:rsidRPr="00EE5746">
        <w:rPr>
          <w:b/>
        </w:rPr>
        <w:t>,</w:t>
      </w:r>
      <w:r w:rsidRPr="00EE5746">
        <w:t xml:space="preserve"> 543-550.</w:t>
      </w:r>
    </w:p>
    <w:p w14:paraId="2CD92AA6" w14:textId="77777777" w:rsidR="00EE5746" w:rsidRPr="00EE5746" w:rsidRDefault="00EE5746" w:rsidP="00EE5746">
      <w:pPr>
        <w:pStyle w:val="EndNoteBibliography"/>
        <w:spacing w:after="0"/>
        <w:ind w:left="720" w:hanging="720"/>
      </w:pPr>
      <w:r w:rsidRPr="00EE5746">
        <w:t xml:space="preserve">Kharouba, H. M., J. Ehrlen, A. Gelman, K. Bolmgren, J. M. Allen, S. E. Travers &amp; E. M. Wolkovich (2018) Global shifts in the phenological synchrony of species interactions over recent decades. </w:t>
      </w:r>
      <w:r w:rsidRPr="00EE5746">
        <w:rPr>
          <w:i/>
        </w:rPr>
        <w:t>Proceedings of the National Academy of Sciences of the United States of America,</w:t>
      </w:r>
      <w:r w:rsidRPr="00EE5746">
        <w:t xml:space="preserve"> 115</w:t>
      </w:r>
      <w:r w:rsidRPr="00EE5746">
        <w:rPr>
          <w:b/>
        </w:rPr>
        <w:t>,</w:t>
      </w:r>
      <w:r w:rsidRPr="00EE5746">
        <w:t xml:space="preserve"> 5211-5216.</w:t>
      </w:r>
    </w:p>
    <w:p w14:paraId="5CD7E625" w14:textId="77777777" w:rsidR="00EE5746" w:rsidRPr="00EE5746" w:rsidRDefault="00EE5746" w:rsidP="00EE5746">
      <w:pPr>
        <w:pStyle w:val="EndNoteBibliography"/>
        <w:spacing w:after="0"/>
        <w:ind w:left="720" w:hanging="720"/>
      </w:pPr>
      <w:r w:rsidRPr="00EE5746">
        <w:t xml:space="preserve">Kharouba, H. M. &amp; E. M. Wolkovich (2020) Disconnects between ecological theory and data in phenological mismatch research. </w:t>
      </w:r>
      <w:r w:rsidRPr="00EE5746">
        <w:rPr>
          <w:i/>
        </w:rPr>
        <w:t>Nature Climate Change,</w:t>
      </w:r>
      <w:r w:rsidRPr="00EE5746">
        <w:t xml:space="preserve"> 10</w:t>
      </w:r>
      <w:r w:rsidRPr="00EE5746">
        <w:rPr>
          <w:b/>
        </w:rPr>
        <w:t>,</w:t>
      </w:r>
      <w:r w:rsidRPr="00EE5746">
        <w:t xml:space="preserve"> 406-415.</w:t>
      </w:r>
    </w:p>
    <w:p w14:paraId="102CE1CC" w14:textId="77777777" w:rsidR="00EE5746" w:rsidRPr="00EE5746" w:rsidRDefault="00EE5746" w:rsidP="00EE5746">
      <w:pPr>
        <w:pStyle w:val="EndNoteBibliography"/>
        <w:spacing w:after="0"/>
        <w:ind w:left="720" w:hanging="720"/>
      </w:pPr>
      <w:r w:rsidRPr="00EE5746">
        <w:t xml:space="preserve">McMaster, G. S. &amp; W. W. Wilhelm (1997) Growing degree-days: one equation, two interpretations. </w:t>
      </w:r>
      <w:r w:rsidRPr="00EE5746">
        <w:rPr>
          <w:i/>
        </w:rPr>
        <w:t>Agricultural and forest meteorology,</w:t>
      </w:r>
      <w:r w:rsidRPr="00EE5746">
        <w:t xml:space="preserve"> 87</w:t>
      </w:r>
      <w:r w:rsidRPr="00EE5746">
        <w:rPr>
          <w:b/>
        </w:rPr>
        <w:t>,</w:t>
      </w:r>
      <w:r w:rsidRPr="00EE5746">
        <w:t xml:space="preserve"> 291-300.</w:t>
      </w:r>
    </w:p>
    <w:p w14:paraId="37E79F6F" w14:textId="77777777" w:rsidR="00EE5746" w:rsidRPr="00EE5746" w:rsidRDefault="00EE5746" w:rsidP="00EE5746">
      <w:pPr>
        <w:pStyle w:val="EndNoteBibliography"/>
        <w:spacing w:after="0"/>
        <w:ind w:left="720" w:hanging="720"/>
      </w:pPr>
      <w:r w:rsidRPr="00EE5746">
        <w:t xml:space="preserve">Miller-Rushing, A. J. &amp; R. B. Primack (2008) Global warming and flowering times in Thoreau's concord: A community perspective. </w:t>
      </w:r>
      <w:r w:rsidRPr="00EE5746">
        <w:rPr>
          <w:i/>
        </w:rPr>
        <w:t>Ecology,</w:t>
      </w:r>
      <w:r w:rsidRPr="00EE5746">
        <w:t xml:space="preserve"> 89</w:t>
      </w:r>
      <w:r w:rsidRPr="00EE5746">
        <w:rPr>
          <w:b/>
        </w:rPr>
        <w:t>,</w:t>
      </w:r>
      <w:r w:rsidRPr="00EE5746">
        <w:t xml:space="preserve"> 332-341.</w:t>
      </w:r>
    </w:p>
    <w:p w14:paraId="4808C1B2" w14:textId="77777777" w:rsidR="00EE5746" w:rsidRPr="00EE5746" w:rsidRDefault="00EE5746" w:rsidP="00EE5746">
      <w:pPr>
        <w:pStyle w:val="EndNoteBibliography"/>
        <w:spacing w:after="0"/>
        <w:ind w:left="720" w:hanging="720"/>
      </w:pPr>
      <w:r w:rsidRPr="00EE5746">
        <w:t>Pachauri, R. K. &amp; L. A. Meyer. 2014. Climate Change 2014: Synthesis Report. Contribution of Working Groups I, II, and III to the Fifth Assessment Report of the Intergovernmental Panel on Climate Change., 151. Geneva, Switzerland: IPCC.</w:t>
      </w:r>
    </w:p>
    <w:p w14:paraId="5D1242A2" w14:textId="77777777" w:rsidR="00EE5746" w:rsidRPr="00EE5746" w:rsidRDefault="00EE5746" w:rsidP="00EE5746">
      <w:pPr>
        <w:pStyle w:val="EndNoteBibliography"/>
        <w:spacing w:after="0"/>
        <w:ind w:left="720" w:hanging="720"/>
      </w:pPr>
      <w:r w:rsidRPr="00EE5746">
        <w:t xml:space="preserve">Parmesan, C. (2006) Ecological and evolutionary responses to recent climate change. </w:t>
      </w:r>
      <w:r w:rsidRPr="00EE5746">
        <w:rPr>
          <w:i/>
        </w:rPr>
        <w:t>Annual Review of Ecology Evolution and Systematics,</w:t>
      </w:r>
      <w:r w:rsidRPr="00EE5746">
        <w:t xml:space="preserve"> 37</w:t>
      </w:r>
      <w:r w:rsidRPr="00EE5746">
        <w:rPr>
          <w:b/>
        </w:rPr>
        <w:t>,</w:t>
      </w:r>
      <w:r w:rsidRPr="00EE5746">
        <w:t xml:space="preserve"> 637-669.</w:t>
      </w:r>
    </w:p>
    <w:p w14:paraId="09DCAEC5" w14:textId="77777777" w:rsidR="00EE5746" w:rsidRPr="00EE5746" w:rsidRDefault="00EE5746" w:rsidP="00EE5746">
      <w:pPr>
        <w:pStyle w:val="EndNoteBibliography"/>
        <w:spacing w:after="0"/>
        <w:ind w:left="720" w:hanging="720"/>
      </w:pPr>
      <w:r w:rsidRPr="00EE5746">
        <w:t xml:space="preserve">Rathcke, B. &amp; E. P. Lacey (1985) PHENOLOGICAL PATTERNS OF TERRESTRIAL PLANTS. </w:t>
      </w:r>
      <w:r w:rsidRPr="00EE5746">
        <w:rPr>
          <w:i/>
        </w:rPr>
        <w:t>Annual Review of Ecology and Systematics,</w:t>
      </w:r>
      <w:r w:rsidRPr="00EE5746">
        <w:t xml:space="preserve"> 16</w:t>
      </w:r>
      <w:r w:rsidRPr="00EE5746">
        <w:rPr>
          <w:b/>
        </w:rPr>
        <w:t>,</w:t>
      </w:r>
      <w:r w:rsidRPr="00EE5746">
        <w:t xml:space="preserve"> 179-214.</w:t>
      </w:r>
    </w:p>
    <w:p w14:paraId="7645E611" w14:textId="77777777" w:rsidR="00EE5746" w:rsidRPr="00EE5746" w:rsidRDefault="00EE5746" w:rsidP="00EE5746">
      <w:pPr>
        <w:pStyle w:val="EndNoteBibliography"/>
        <w:spacing w:after="0"/>
        <w:ind w:left="720" w:hanging="720"/>
      </w:pPr>
      <w:r w:rsidRPr="00EE5746">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EE5746">
        <w:rPr>
          <w:i/>
        </w:rPr>
        <w:t>Ecology and evolution,</w:t>
      </w:r>
      <w:r w:rsidRPr="00EE5746">
        <w:t xml:space="preserve"> 9</w:t>
      </w:r>
      <w:r w:rsidRPr="00EE5746">
        <w:rPr>
          <w:b/>
        </w:rPr>
        <w:t>,</w:t>
      </w:r>
      <w:r w:rsidRPr="00EE5746">
        <w:t xml:space="preserve"> 3637-3650.</w:t>
      </w:r>
    </w:p>
    <w:p w14:paraId="2AA96F4E" w14:textId="77777777" w:rsidR="00EE5746" w:rsidRPr="00EE5746" w:rsidRDefault="00EE5746" w:rsidP="00EE5746">
      <w:pPr>
        <w:pStyle w:val="EndNoteBibliography"/>
        <w:spacing w:after="0"/>
        <w:ind w:left="720" w:hanging="720"/>
      </w:pPr>
      <w:r w:rsidRPr="00EE5746">
        <w:t xml:space="preserve">Rosseel, Y. 2012. </w:t>
      </w:r>
      <w:r w:rsidRPr="00EE5746">
        <w:rPr>
          <w:i/>
        </w:rPr>
        <w:t>lavaan</w:t>
      </w:r>
      <w:r w:rsidRPr="00EE5746">
        <w:t>: An R Package for Structural Equation Modeling. 1-36. Journal of Statistical Software.</w:t>
      </w:r>
    </w:p>
    <w:p w14:paraId="7A44A941" w14:textId="77777777" w:rsidR="00EE5746" w:rsidRPr="00EE5746" w:rsidRDefault="00EE5746" w:rsidP="00EE5746">
      <w:pPr>
        <w:pStyle w:val="EndNoteBibliography"/>
        <w:spacing w:after="0"/>
        <w:ind w:left="720" w:hanging="720"/>
      </w:pPr>
      <w:r w:rsidRPr="00EE5746">
        <w:t xml:space="preserve">Schemske, D. W. (1977) Flowering Phenology and Seed Set in Claytonia virginica (Portulacaceae). </w:t>
      </w:r>
      <w:r w:rsidRPr="00EE5746">
        <w:rPr>
          <w:i/>
        </w:rPr>
        <w:t>Bulletin of the Torrey Botanical Club,</w:t>
      </w:r>
      <w:r w:rsidRPr="00EE5746">
        <w:t xml:space="preserve"> 104</w:t>
      </w:r>
      <w:r w:rsidRPr="00EE5746">
        <w:rPr>
          <w:b/>
        </w:rPr>
        <w:t>,</w:t>
      </w:r>
      <w:r w:rsidRPr="00EE5746">
        <w:t xml:space="preserve"> 254-263.</w:t>
      </w:r>
    </w:p>
    <w:p w14:paraId="691B2ECC" w14:textId="77777777" w:rsidR="00EE5746" w:rsidRPr="00EE5746" w:rsidRDefault="00EE5746" w:rsidP="00EE5746">
      <w:pPr>
        <w:pStyle w:val="EndNoteBibliography"/>
        <w:spacing w:after="0"/>
        <w:ind w:left="720" w:hanging="720"/>
      </w:pPr>
      <w:r w:rsidRPr="00EE5746">
        <w:t xml:space="preserve">Schwartz, M. D., R. Ahas &amp; A. Aasa (2006) Onset of spring starting earlier across the Northern Hemisphere. </w:t>
      </w:r>
      <w:r w:rsidRPr="00EE5746">
        <w:rPr>
          <w:i/>
        </w:rPr>
        <w:t>Global Change Biology,</w:t>
      </w:r>
      <w:r w:rsidRPr="00EE5746">
        <w:t xml:space="preserve"> 12</w:t>
      </w:r>
      <w:r w:rsidRPr="00EE5746">
        <w:rPr>
          <w:b/>
        </w:rPr>
        <w:t>,</w:t>
      </w:r>
      <w:r w:rsidRPr="00EE5746">
        <w:t xml:space="preserve"> 343-351.</w:t>
      </w:r>
    </w:p>
    <w:p w14:paraId="747740C7" w14:textId="77777777" w:rsidR="00EE5746" w:rsidRPr="00EE5746" w:rsidRDefault="00EE5746" w:rsidP="00EE5746">
      <w:pPr>
        <w:pStyle w:val="EndNoteBibliography"/>
        <w:spacing w:after="0"/>
        <w:ind w:left="720" w:hanging="720"/>
      </w:pPr>
      <w:r w:rsidRPr="00EE5746">
        <w:t xml:space="preserve">Semenchuk, P. R., M. A. K. Gillespie, S. B. Rumpf, N. Baggesen, B. Elberling &amp; E. J. Cooper (2016) High Arctic plant phenology is determined by snowmelt patterns but duration of phenological periods is fixed: an example of periodicity. </w:t>
      </w:r>
      <w:r w:rsidRPr="00EE5746">
        <w:rPr>
          <w:i/>
        </w:rPr>
        <w:t>Environmental Research Letters,</w:t>
      </w:r>
      <w:r w:rsidRPr="00EE5746">
        <w:t xml:space="preserve"> 11.</w:t>
      </w:r>
    </w:p>
    <w:p w14:paraId="3193C9BF" w14:textId="77777777" w:rsidR="00EE5746" w:rsidRPr="00EE5746" w:rsidRDefault="00EE5746" w:rsidP="00EE5746">
      <w:pPr>
        <w:pStyle w:val="EndNoteBibliography"/>
        <w:spacing w:after="0"/>
        <w:ind w:left="720" w:hanging="720"/>
      </w:pPr>
      <w:r w:rsidRPr="00EE5746">
        <w:lastRenderedPageBreak/>
        <w:t xml:space="preserve">Sherwood, J. A., D. M. Debinski, P. C. Caragea &amp; M. J. Germino (2017) Effects of experimentally reduced snowpack and passive warming on montane meadow plant phenology and floral resources. </w:t>
      </w:r>
      <w:r w:rsidRPr="00EE5746">
        <w:rPr>
          <w:i/>
        </w:rPr>
        <w:t>Ecosphere,</w:t>
      </w:r>
      <w:r w:rsidRPr="00EE5746">
        <w:t xml:space="preserve"> 8.</w:t>
      </w:r>
    </w:p>
    <w:p w14:paraId="1D8DAB25" w14:textId="77777777" w:rsidR="00EE5746" w:rsidRPr="00EE5746" w:rsidRDefault="00EE5746" w:rsidP="00EE5746">
      <w:pPr>
        <w:pStyle w:val="EndNoteBibliography"/>
        <w:spacing w:after="0"/>
        <w:ind w:left="720" w:hanging="720"/>
      </w:pPr>
      <w:r w:rsidRPr="00EE5746">
        <w:t xml:space="preserve">Visser, M. E. &amp; P. Gienapp (2019) Evolutionary and demographic consequences of phenological mismatches. </w:t>
      </w:r>
      <w:r w:rsidRPr="00EE5746">
        <w:rPr>
          <w:i/>
        </w:rPr>
        <w:t>Nature Ecology &amp; Evolution,</w:t>
      </w:r>
      <w:r w:rsidRPr="00EE5746">
        <w:t xml:space="preserve"> 3</w:t>
      </w:r>
      <w:r w:rsidRPr="00EE5746">
        <w:rPr>
          <w:b/>
        </w:rPr>
        <w:t>,</w:t>
      </w:r>
      <w:r w:rsidRPr="00EE5746">
        <w:t xml:space="preserve"> 879-885.</w:t>
      </w:r>
    </w:p>
    <w:p w14:paraId="5983E9E5" w14:textId="77777777" w:rsidR="00EE5746" w:rsidRPr="00EE5746" w:rsidRDefault="00EE5746" w:rsidP="00EE5746">
      <w:pPr>
        <w:pStyle w:val="EndNoteBibliography"/>
        <w:spacing w:after="0"/>
        <w:ind w:left="720" w:hanging="720"/>
      </w:pPr>
      <w:r w:rsidRPr="00EE5746">
        <w:t xml:space="preserve">Wang, X., T. Wang, H. Guo, D. Liu, Y. Zhao, T. Zhang, Q. Liu &amp; S. Piao (2018) Disentangling the mechanisms behind winter snow impact on vegetation activity in northern ecosystems. </w:t>
      </w:r>
      <w:r w:rsidRPr="00EE5746">
        <w:rPr>
          <w:i/>
        </w:rPr>
        <w:t>Global Change Biology,</w:t>
      </w:r>
      <w:r w:rsidRPr="00EE5746">
        <w:t xml:space="preserve"> 24</w:t>
      </w:r>
      <w:r w:rsidRPr="00EE5746">
        <w:rPr>
          <w:b/>
        </w:rPr>
        <w:t>,</w:t>
      </w:r>
      <w:r w:rsidRPr="00EE5746">
        <w:t xml:space="preserve"> 1651-1662.</w:t>
      </w:r>
    </w:p>
    <w:p w14:paraId="09FFC09F" w14:textId="77777777" w:rsidR="00EE5746" w:rsidRPr="00EE5746" w:rsidRDefault="00EE5746" w:rsidP="00EE5746">
      <w:pPr>
        <w:pStyle w:val="EndNoteBibliography"/>
        <w:ind w:left="720" w:hanging="720"/>
      </w:pPr>
      <w:r w:rsidRPr="00EE5746">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EE5746">
        <w:rPr>
          <w:i/>
        </w:rPr>
        <w:t>Nature,</w:t>
      </w:r>
      <w:r w:rsidRPr="00EE5746">
        <w:t xml:space="preserve"> 485</w:t>
      </w:r>
      <w:r w:rsidRPr="00EE5746">
        <w:rPr>
          <w:b/>
        </w:rPr>
        <w:t>,</w:t>
      </w:r>
      <w:r w:rsidRPr="00EE5746">
        <w:t xml:space="preserve"> 494-497.</w:t>
      </w:r>
    </w:p>
    <w:p w14:paraId="4F46B141" w14:textId="0117D2D4"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5741ECAD"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p>
    <w:p w14:paraId="7DA69103" w14:textId="0D739A3D" w:rsidR="00283262" w:rsidRPr="00283FF5" w:rsidRDefault="00283262" w:rsidP="00627B9E">
      <w:pPr>
        <w:spacing w:line="240" w:lineRule="auto"/>
        <w:rPr>
          <w:sz w:val="24"/>
          <w:szCs w:val="24"/>
        </w:rPr>
      </w:pPr>
      <w:commentRangeStart w:id="15"/>
      <w:r w:rsidRPr="00283FF5">
        <w:rPr>
          <w:sz w:val="24"/>
          <w:szCs w:val="24"/>
        </w:rPr>
        <w:lastRenderedPageBreak/>
        <w:t>Table 1</w:t>
      </w:r>
      <w:commentRangeEnd w:id="15"/>
      <w:r w:rsidR="00A00388">
        <w:rPr>
          <w:rStyle w:val="CommentReference"/>
        </w:rPr>
        <w:commentReference w:id="15"/>
      </w:r>
      <w:r w:rsidRPr="00283FF5">
        <w:rPr>
          <w:sz w:val="24"/>
          <w:szCs w:val="24"/>
        </w:rPr>
        <w:t xml:space="preserve">. Statistical summary of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627B9E" w:rsidRPr="00283FF5" w14:paraId="2051DC1E" w14:textId="77777777" w:rsidTr="00560D7E">
        <w:tc>
          <w:tcPr>
            <w:tcW w:w="1885" w:type="dxa"/>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560D7E">
        <w:tc>
          <w:tcPr>
            <w:tcW w:w="1885" w:type="dxa"/>
          </w:tcPr>
          <w:p w14:paraId="2B29D48C" w14:textId="77777777" w:rsidR="0071556C" w:rsidRPr="00283FF5" w:rsidRDefault="0071556C" w:rsidP="00FA755C">
            <w:pPr>
              <w:rPr>
                <w:i/>
                <w:iCs/>
                <w:sz w:val="24"/>
                <w:szCs w:val="24"/>
              </w:rPr>
            </w:pPr>
            <w:r w:rsidRPr="00283FF5">
              <w:rPr>
                <w:i/>
                <w:iCs/>
                <w:sz w:val="24"/>
                <w:szCs w:val="24"/>
              </w:rPr>
              <w:t>Ranunculus rhomboides</w:t>
            </w:r>
          </w:p>
        </w:tc>
        <w:tc>
          <w:tcPr>
            <w:tcW w:w="1620" w:type="dxa"/>
          </w:tcPr>
          <w:p w14:paraId="5519E14E" w14:textId="6B31CBF4" w:rsidR="0071556C" w:rsidRPr="00283FF5" w:rsidRDefault="009A19D9" w:rsidP="00627B9E">
            <w:pPr>
              <w:spacing w:line="480" w:lineRule="auto"/>
              <w:jc w:val="center"/>
              <w:rPr>
                <w:sz w:val="24"/>
                <w:szCs w:val="24"/>
              </w:rPr>
            </w:pPr>
            <w:r>
              <w:rPr>
                <w:sz w:val="24"/>
                <w:szCs w:val="24"/>
              </w:rPr>
              <w:t>0.</w:t>
            </w:r>
            <w:r w:rsidR="007101EB">
              <w:rPr>
                <w:sz w:val="24"/>
                <w:szCs w:val="24"/>
              </w:rPr>
              <w:t>590</w:t>
            </w:r>
            <w:r>
              <w:rPr>
                <w:sz w:val="24"/>
                <w:szCs w:val="24"/>
              </w:rPr>
              <w:t>**</w:t>
            </w:r>
          </w:p>
        </w:tc>
        <w:tc>
          <w:tcPr>
            <w:tcW w:w="1501" w:type="dxa"/>
          </w:tcPr>
          <w:p w14:paraId="5B149670" w14:textId="0D4489C6" w:rsidR="0071556C" w:rsidRPr="00283FF5" w:rsidRDefault="009A19D9" w:rsidP="00627B9E">
            <w:pPr>
              <w:spacing w:line="480" w:lineRule="auto"/>
              <w:jc w:val="center"/>
              <w:rPr>
                <w:sz w:val="24"/>
                <w:szCs w:val="24"/>
              </w:rPr>
            </w:pPr>
            <w:r>
              <w:rPr>
                <w:sz w:val="24"/>
                <w:szCs w:val="24"/>
              </w:rPr>
              <w:t>0.</w:t>
            </w:r>
            <w:r w:rsidR="007101EB">
              <w:rPr>
                <w:sz w:val="24"/>
                <w:szCs w:val="24"/>
              </w:rPr>
              <w:t>244</w:t>
            </w:r>
          </w:p>
        </w:tc>
        <w:tc>
          <w:tcPr>
            <w:tcW w:w="1269" w:type="dxa"/>
          </w:tcPr>
          <w:p w14:paraId="0FD960E9" w14:textId="11C6E256" w:rsidR="0071556C" w:rsidRPr="00283FF5" w:rsidRDefault="009A19D9" w:rsidP="00627B9E">
            <w:pPr>
              <w:spacing w:line="480" w:lineRule="auto"/>
              <w:jc w:val="center"/>
              <w:rPr>
                <w:sz w:val="24"/>
                <w:szCs w:val="24"/>
              </w:rPr>
            </w:pPr>
            <w:r>
              <w:rPr>
                <w:sz w:val="24"/>
                <w:szCs w:val="24"/>
              </w:rPr>
              <w:t>0.</w:t>
            </w:r>
            <w:r w:rsidR="007101EB">
              <w:rPr>
                <w:sz w:val="24"/>
                <w:szCs w:val="24"/>
              </w:rPr>
              <w:t>696</w:t>
            </w:r>
            <w:r>
              <w:rPr>
                <w:sz w:val="24"/>
                <w:szCs w:val="24"/>
              </w:rPr>
              <w:t>***</w:t>
            </w:r>
          </w:p>
        </w:tc>
        <w:tc>
          <w:tcPr>
            <w:tcW w:w="1203" w:type="dxa"/>
          </w:tcPr>
          <w:p w14:paraId="5476A99A" w14:textId="62337D00" w:rsidR="0071556C" w:rsidRPr="00283FF5" w:rsidRDefault="009A19D9" w:rsidP="00627B9E">
            <w:pPr>
              <w:spacing w:line="480" w:lineRule="auto"/>
              <w:jc w:val="center"/>
              <w:rPr>
                <w:sz w:val="24"/>
                <w:szCs w:val="24"/>
              </w:rPr>
            </w:pPr>
            <w:r>
              <w:rPr>
                <w:sz w:val="24"/>
                <w:szCs w:val="24"/>
              </w:rPr>
              <w:t>0.</w:t>
            </w:r>
            <w:r w:rsidR="007101EB">
              <w:rPr>
                <w:sz w:val="24"/>
                <w:szCs w:val="24"/>
              </w:rPr>
              <w:t>180</w:t>
            </w:r>
          </w:p>
        </w:tc>
        <w:tc>
          <w:tcPr>
            <w:tcW w:w="1067" w:type="dxa"/>
          </w:tcPr>
          <w:p w14:paraId="7ECBC12B" w14:textId="7553A0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106</w:t>
            </w:r>
          </w:p>
        </w:tc>
        <w:tc>
          <w:tcPr>
            <w:tcW w:w="990" w:type="dxa"/>
          </w:tcPr>
          <w:p w14:paraId="4D0CF6C0" w14:textId="73D00CD6"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050</w:t>
            </w:r>
          </w:p>
        </w:tc>
      </w:tr>
      <w:tr w:rsidR="00627B9E" w:rsidRPr="00283FF5" w14:paraId="64B4F4C3" w14:textId="77777777" w:rsidTr="00560D7E">
        <w:trPr>
          <w:trHeight w:val="359"/>
        </w:trPr>
        <w:tc>
          <w:tcPr>
            <w:tcW w:w="1885" w:type="dxa"/>
          </w:tcPr>
          <w:p w14:paraId="53C5A101" w14:textId="77777777" w:rsidR="0071556C" w:rsidRPr="00283FF5" w:rsidRDefault="0071556C" w:rsidP="00FA755C">
            <w:pPr>
              <w:rPr>
                <w:i/>
                <w:iCs/>
                <w:sz w:val="24"/>
                <w:szCs w:val="24"/>
              </w:rPr>
            </w:pPr>
            <w:r w:rsidRPr="00283FF5">
              <w:rPr>
                <w:i/>
                <w:iCs/>
                <w:sz w:val="24"/>
                <w:szCs w:val="24"/>
              </w:rPr>
              <w:t>Cerastium arvense</w:t>
            </w:r>
          </w:p>
        </w:tc>
        <w:tc>
          <w:tcPr>
            <w:tcW w:w="1620" w:type="dxa"/>
          </w:tcPr>
          <w:p w14:paraId="77C475B0" w14:textId="496F414D" w:rsidR="0071556C" w:rsidRPr="00283FF5" w:rsidRDefault="009A19D9" w:rsidP="00627B9E">
            <w:pPr>
              <w:spacing w:line="480" w:lineRule="auto"/>
              <w:jc w:val="center"/>
              <w:rPr>
                <w:sz w:val="24"/>
                <w:szCs w:val="24"/>
              </w:rPr>
            </w:pPr>
            <w:r>
              <w:rPr>
                <w:sz w:val="24"/>
                <w:szCs w:val="24"/>
              </w:rPr>
              <w:t>0.</w:t>
            </w:r>
            <w:r w:rsidR="007101EB">
              <w:rPr>
                <w:sz w:val="24"/>
                <w:szCs w:val="24"/>
              </w:rPr>
              <w:t>653</w:t>
            </w:r>
            <w:r>
              <w:rPr>
                <w:sz w:val="24"/>
                <w:szCs w:val="24"/>
              </w:rPr>
              <w:t>***</w:t>
            </w:r>
          </w:p>
        </w:tc>
        <w:tc>
          <w:tcPr>
            <w:tcW w:w="1501" w:type="dxa"/>
          </w:tcPr>
          <w:p w14:paraId="4B8B19F6" w14:textId="0B0EE41C" w:rsidR="0071556C" w:rsidRPr="00283FF5" w:rsidRDefault="009A19D9" w:rsidP="00627B9E">
            <w:pPr>
              <w:spacing w:line="480" w:lineRule="auto"/>
              <w:jc w:val="center"/>
              <w:rPr>
                <w:sz w:val="24"/>
                <w:szCs w:val="24"/>
              </w:rPr>
            </w:pPr>
            <w:r>
              <w:rPr>
                <w:sz w:val="24"/>
                <w:szCs w:val="24"/>
              </w:rPr>
              <w:t>0.</w:t>
            </w:r>
            <w:r w:rsidR="007101EB">
              <w:rPr>
                <w:sz w:val="24"/>
                <w:szCs w:val="24"/>
              </w:rPr>
              <w:t>190</w:t>
            </w:r>
          </w:p>
        </w:tc>
        <w:tc>
          <w:tcPr>
            <w:tcW w:w="1269" w:type="dxa"/>
          </w:tcPr>
          <w:p w14:paraId="772E04FC" w14:textId="420FEDDA" w:rsidR="0071556C" w:rsidRPr="00283FF5" w:rsidRDefault="009A19D9" w:rsidP="00627B9E">
            <w:pPr>
              <w:spacing w:line="480" w:lineRule="auto"/>
              <w:jc w:val="center"/>
              <w:rPr>
                <w:sz w:val="24"/>
                <w:szCs w:val="24"/>
              </w:rPr>
            </w:pPr>
            <w:r>
              <w:rPr>
                <w:sz w:val="24"/>
                <w:szCs w:val="24"/>
              </w:rPr>
              <w:t>0.</w:t>
            </w:r>
            <w:r w:rsidR="007101EB">
              <w:rPr>
                <w:sz w:val="24"/>
                <w:szCs w:val="24"/>
              </w:rPr>
              <w:t>708</w:t>
            </w:r>
            <w:r>
              <w:rPr>
                <w:sz w:val="24"/>
                <w:szCs w:val="24"/>
              </w:rPr>
              <w:t>***</w:t>
            </w:r>
          </w:p>
        </w:tc>
        <w:tc>
          <w:tcPr>
            <w:tcW w:w="1203" w:type="dxa"/>
          </w:tcPr>
          <w:p w14:paraId="3A6D02BA" w14:textId="3FB7E633" w:rsidR="0071556C" w:rsidRPr="00283FF5" w:rsidRDefault="009A19D9" w:rsidP="00627B9E">
            <w:pPr>
              <w:spacing w:line="480" w:lineRule="auto"/>
              <w:jc w:val="center"/>
              <w:rPr>
                <w:sz w:val="24"/>
                <w:szCs w:val="24"/>
              </w:rPr>
            </w:pPr>
            <w:r>
              <w:rPr>
                <w:sz w:val="24"/>
                <w:szCs w:val="24"/>
              </w:rPr>
              <w:t>0.</w:t>
            </w:r>
            <w:r w:rsidR="007101EB">
              <w:rPr>
                <w:sz w:val="24"/>
                <w:szCs w:val="24"/>
              </w:rPr>
              <w:t>200</w:t>
            </w:r>
          </w:p>
        </w:tc>
        <w:tc>
          <w:tcPr>
            <w:tcW w:w="1067" w:type="dxa"/>
          </w:tcPr>
          <w:p w14:paraId="5FBE884A" w14:textId="4391B25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131</w:t>
            </w:r>
          </w:p>
        </w:tc>
        <w:tc>
          <w:tcPr>
            <w:tcW w:w="990" w:type="dxa"/>
          </w:tcPr>
          <w:p w14:paraId="53557685" w14:textId="3C06EBB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038</w:t>
            </w:r>
          </w:p>
        </w:tc>
      </w:tr>
      <w:tr w:rsidR="00627B9E" w:rsidRPr="00283FF5" w14:paraId="1F2C7613" w14:textId="77777777" w:rsidTr="00560D7E">
        <w:tc>
          <w:tcPr>
            <w:tcW w:w="1885" w:type="dxa"/>
          </w:tcPr>
          <w:p w14:paraId="0D1EBC4D" w14:textId="669FC046" w:rsidR="00944625" w:rsidRPr="00944625" w:rsidRDefault="0071556C" w:rsidP="00FA755C">
            <w:pPr>
              <w:rPr>
                <w:i/>
                <w:iCs/>
                <w:sz w:val="24"/>
                <w:szCs w:val="24"/>
              </w:rPr>
            </w:pPr>
            <w:r w:rsidRPr="00283FF5">
              <w:rPr>
                <w:i/>
                <w:iCs/>
                <w:sz w:val="24"/>
                <w:szCs w:val="24"/>
              </w:rPr>
              <w:t>Ranunculus abortivus</w:t>
            </w:r>
          </w:p>
        </w:tc>
        <w:tc>
          <w:tcPr>
            <w:tcW w:w="1620" w:type="dxa"/>
          </w:tcPr>
          <w:p w14:paraId="2EFED6BA" w14:textId="7A1B70A2" w:rsidR="0071556C" w:rsidRPr="00283FF5" w:rsidRDefault="009A19D9" w:rsidP="00627B9E">
            <w:pPr>
              <w:spacing w:line="480" w:lineRule="auto"/>
              <w:jc w:val="center"/>
              <w:rPr>
                <w:sz w:val="24"/>
                <w:szCs w:val="24"/>
              </w:rPr>
            </w:pPr>
            <w:r>
              <w:rPr>
                <w:sz w:val="24"/>
                <w:szCs w:val="24"/>
              </w:rPr>
              <w:t>0.</w:t>
            </w:r>
            <w:r w:rsidR="007101EB">
              <w:rPr>
                <w:sz w:val="24"/>
                <w:szCs w:val="24"/>
              </w:rPr>
              <w:t>727</w:t>
            </w:r>
            <w:r>
              <w:rPr>
                <w:sz w:val="24"/>
                <w:szCs w:val="24"/>
              </w:rPr>
              <w:t>***</w:t>
            </w:r>
          </w:p>
        </w:tc>
        <w:tc>
          <w:tcPr>
            <w:tcW w:w="1501" w:type="dxa"/>
          </w:tcPr>
          <w:p w14:paraId="06B1D6A7" w14:textId="25D4A4BF" w:rsidR="0071556C" w:rsidRPr="00283FF5" w:rsidRDefault="009A19D9" w:rsidP="00627B9E">
            <w:pPr>
              <w:spacing w:line="480" w:lineRule="auto"/>
              <w:jc w:val="center"/>
              <w:rPr>
                <w:sz w:val="24"/>
                <w:szCs w:val="24"/>
              </w:rPr>
            </w:pPr>
            <w:r>
              <w:rPr>
                <w:sz w:val="24"/>
                <w:szCs w:val="24"/>
              </w:rPr>
              <w:t>0.</w:t>
            </w:r>
            <w:r w:rsidR="007101EB">
              <w:rPr>
                <w:sz w:val="24"/>
                <w:szCs w:val="24"/>
              </w:rPr>
              <w:t>173</w:t>
            </w:r>
          </w:p>
        </w:tc>
        <w:tc>
          <w:tcPr>
            <w:tcW w:w="1269" w:type="dxa"/>
          </w:tcPr>
          <w:p w14:paraId="0F25A11E" w14:textId="2D35BB19" w:rsidR="0071556C" w:rsidRPr="00283FF5" w:rsidRDefault="009A19D9" w:rsidP="00627B9E">
            <w:pPr>
              <w:spacing w:line="480" w:lineRule="auto"/>
              <w:jc w:val="center"/>
              <w:rPr>
                <w:sz w:val="24"/>
                <w:szCs w:val="24"/>
              </w:rPr>
            </w:pPr>
            <w:r>
              <w:rPr>
                <w:sz w:val="24"/>
                <w:szCs w:val="24"/>
              </w:rPr>
              <w:t>0.</w:t>
            </w:r>
            <w:r w:rsidR="007101EB">
              <w:rPr>
                <w:sz w:val="24"/>
                <w:szCs w:val="24"/>
              </w:rPr>
              <w:t>693</w:t>
            </w:r>
            <w:r>
              <w:rPr>
                <w:sz w:val="24"/>
                <w:szCs w:val="24"/>
              </w:rPr>
              <w:t>***</w:t>
            </w:r>
          </w:p>
        </w:tc>
        <w:tc>
          <w:tcPr>
            <w:tcW w:w="1203" w:type="dxa"/>
          </w:tcPr>
          <w:p w14:paraId="589A20EA" w14:textId="310F6CAB" w:rsidR="009A19D9" w:rsidRPr="00283FF5" w:rsidRDefault="009A19D9" w:rsidP="00627B9E">
            <w:pPr>
              <w:spacing w:line="480" w:lineRule="auto"/>
              <w:jc w:val="center"/>
              <w:rPr>
                <w:sz w:val="24"/>
                <w:szCs w:val="24"/>
              </w:rPr>
            </w:pPr>
            <w:r>
              <w:rPr>
                <w:sz w:val="24"/>
                <w:szCs w:val="24"/>
              </w:rPr>
              <w:t>0.</w:t>
            </w:r>
            <w:r w:rsidR="007101EB">
              <w:rPr>
                <w:sz w:val="24"/>
                <w:szCs w:val="24"/>
              </w:rPr>
              <w:t>446</w:t>
            </w:r>
          </w:p>
        </w:tc>
        <w:tc>
          <w:tcPr>
            <w:tcW w:w="1067" w:type="dxa"/>
          </w:tcPr>
          <w:p w14:paraId="6F2A992E" w14:textId="1C0F9CB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324</w:t>
            </w:r>
          </w:p>
        </w:tc>
        <w:tc>
          <w:tcPr>
            <w:tcW w:w="990" w:type="dxa"/>
          </w:tcPr>
          <w:p w14:paraId="47443C35" w14:textId="1D1736C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AC1F1E">
              <w:rPr>
                <w:sz w:val="24"/>
                <w:szCs w:val="24"/>
              </w:rPr>
              <w:t>077</w:t>
            </w:r>
          </w:p>
        </w:tc>
      </w:tr>
      <w:tr w:rsidR="00627B9E" w:rsidRPr="00283FF5" w14:paraId="4EF4D74B" w14:textId="77777777" w:rsidTr="00560D7E">
        <w:tc>
          <w:tcPr>
            <w:tcW w:w="1885" w:type="dxa"/>
          </w:tcPr>
          <w:p w14:paraId="07BA8AD3" w14:textId="77777777" w:rsidR="0071556C" w:rsidRPr="00283FF5" w:rsidRDefault="0071556C" w:rsidP="00FA755C">
            <w:pPr>
              <w:rPr>
                <w:i/>
                <w:iCs/>
                <w:sz w:val="24"/>
                <w:szCs w:val="24"/>
              </w:rPr>
            </w:pPr>
            <w:r w:rsidRPr="00283FF5">
              <w:rPr>
                <w:i/>
                <w:iCs/>
                <w:sz w:val="24"/>
                <w:szCs w:val="24"/>
              </w:rPr>
              <w:t>Oxalis violacea</w:t>
            </w:r>
          </w:p>
        </w:tc>
        <w:tc>
          <w:tcPr>
            <w:tcW w:w="1620" w:type="dxa"/>
          </w:tcPr>
          <w:p w14:paraId="35558CA4" w14:textId="41C84EF2" w:rsidR="0071556C" w:rsidRPr="00283FF5" w:rsidRDefault="009A19D9" w:rsidP="00627B9E">
            <w:pPr>
              <w:spacing w:line="480" w:lineRule="auto"/>
              <w:jc w:val="center"/>
              <w:rPr>
                <w:sz w:val="24"/>
                <w:szCs w:val="24"/>
              </w:rPr>
            </w:pPr>
            <w:r>
              <w:rPr>
                <w:sz w:val="24"/>
                <w:szCs w:val="24"/>
              </w:rPr>
              <w:t>0.</w:t>
            </w:r>
            <w:r w:rsidR="00AC1F1E">
              <w:rPr>
                <w:sz w:val="24"/>
                <w:szCs w:val="24"/>
              </w:rPr>
              <w:t>680</w:t>
            </w:r>
            <w:r>
              <w:rPr>
                <w:sz w:val="24"/>
                <w:szCs w:val="24"/>
              </w:rPr>
              <w:t>***</w:t>
            </w:r>
          </w:p>
        </w:tc>
        <w:tc>
          <w:tcPr>
            <w:tcW w:w="1501" w:type="dxa"/>
          </w:tcPr>
          <w:p w14:paraId="48A8AD9D" w14:textId="6477C668" w:rsidR="0071556C" w:rsidRPr="00283FF5" w:rsidRDefault="009A19D9" w:rsidP="00627B9E">
            <w:pPr>
              <w:spacing w:line="480" w:lineRule="auto"/>
              <w:jc w:val="center"/>
              <w:rPr>
                <w:sz w:val="24"/>
                <w:szCs w:val="24"/>
              </w:rPr>
            </w:pPr>
            <w:r>
              <w:rPr>
                <w:sz w:val="24"/>
                <w:szCs w:val="24"/>
              </w:rPr>
              <w:t>0.</w:t>
            </w:r>
            <w:r w:rsidR="00AC1F1E">
              <w:rPr>
                <w:sz w:val="24"/>
                <w:szCs w:val="24"/>
              </w:rPr>
              <w:t>290</w:t>
            </w:r>
            <w:r>
              <w:rPr>
                <w:sz w:val="24"/>
                <w:szCs w:val="24"/>
              </w:rPr>
              <w:t>*</w:t>
            </w:r>
          </w:p>
        </w:tc>
        <w:tc>
          <w:tcPr>
            <w:tcW w:w="1269" w:type="dxa"/>
          </w:tcPr>
          <w:p w14:paraId="48517181" w14:textId="53DC319A" w:rsidR="0071556C" w:rsidRPr="00283FF5" w:rsidRDefault="009A19D9" w:rsidP="00627B9E">
            <w:pPr>
              <w:spacing w:line="480" w:lineRule="auto"/>
              <w:jc w:val="center"/>
              <w:rPr>
                <w:sz w:val="24"/>
                <w:szCs w:val="24"/>
              </w:rPr>
            </w:pPr>
            <w:r>
              <w:rPr>
                <w:sz w:val="24"/>
                <w:szCs w:val="24"/>
              </w:rPr>
              <w:t>0.</w:t>
            </w:r>
            <w:r w:rsidR="00AC1F1E">
              <w:rPr>
                <w:sz w:val="24"/>
                <w:szCs w:val="24"/>
              </w:rPr>
              <w:t>544</w:t>
            </w:r>
            <w:r>
              <w:rPr>
                <w:sz w:val="24"/>
                <w:szCs w:val="24"/>
              </w:rPr>
              <w:t>*</w:t>
            </w:r>
          </w:p>
        </w:tc>
        <w:tc>
          <w:tcPr>
            <w:tcW w:w="1203" w:type="dxa"/>
          </w:tcPr>
          <w:p w14:paraId="5683C682" w14:textId="2AE82318" w:rsidR="0071556C" w:rsidRPr="00283FF5" w:rsidRDefault="009A19D9" w:rsidP="00627B9E">
            <w:pPr>
              <w:spacing w:line="480" w:lineRule="auto"/>
              <w:jc w:val="center"/>
              <w:rPr>
                <w:sz w:val="24"/>
                <w:szCs w:val="24"/>
              </w:rPr>
            </w:pPr>
            <w:r>
              <w:rPr>
                <w:sz w:val="24"/>
                <w:szCs w:val="24"/>
              </w:rPr>
              <w:t>0.</w:t>
            </w:r>
            <w:r w:rsidR="00AC1F1E">
              <w:rPr>
                <w:sz w:val="24"/>
                <w:szCs w:val="24"/>
              </w:rPr>
              <w:t>120</w:t>
            </w:r>
          </w:p>
        </w:tc>
        <w:tc>
          <w:tcPr>
            <w:tcW w:w="1067" w:type="dxa"/>
          </w:tcPr>
          <w:p w14:paraId="1A6C84EA" w14:textId="7D7FD164"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082</w:t>
            </w:r>
          </w:p>
        </w:tc>
        <w:tc>
          <w:tcPr>
            <w:tcW w:w="990" w:type="dxa"/>
          </w:tcPr>
          <w:p w14:paraId="6DF3BF4A" w14:textId="181C0BD3"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035</w:t>
            </w:r>
          </w:p>
        </w:tc>
      </w:tr>
      <w:tr w:rsidR="00627B9E" w:rsidRPr="00283FF5" w14:paraId="7CE020BE" w14:textId="77777777" w:rsidTr="00560D7E">
        <w:tc>
          <w:tcPr>
            <w:tcW w:w="1885" w:type="dxa"/>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
          <w:p w14:paraId="00F1DBFE" w14:textId="2F27FB41" w:rsidR="0071556C" w:rsidRPr="00283FF5" w:rsidRDefault="009A19D9" w:rsidP="00627B9E">
            <w:pPr>
              <w:spacing w:line="480" w:lineRule="auto"/>
              <w:jc w:val="center"/>
              <w:rPr>
                <w:sz w:val="24"/>
                <w:szCs w:val="24"/>
              </w:rPr>
            </w:pPr>
            <w:r>
              <w:rPr>
                <w:sz w:val="24"/>
                <w:szCs w:val="24"/>
              </w:rPr>
              <w:t>0.</w:t>
            </w:r>
            <w:r w:rsidR="00266B47">
              <w:rPr>
                <w:sz w:val="24"/>
                <w:szCs w:val="24"/>
              </w:rPr>
              <w:t>653</w:t>
            </w:r>
            <w:r>
              <w:rPr>
                <w:sz w:val="24"/>
                <w:szCs w:val="24"/>
              </w:rPr>
              <w:t>***</w:t>
            </w:r>
          </w:p>
        </w:tc>
        <w:tc>
          <w:tcPr>
            <w:tcW w:w="1501" w:type="dxa"/>
          </w:tcPr>
          <w:p w14:paraId="0369A816" w14:textId="061C686C" w:rsidR="0071556C" w:rsidRPr="00283FF5" w:rsidRDefault="009A19D9" w:rsidP="00627B9E">
            <w:pPr>
              <w:spacing w:line="480" w:lineRule="auto"/>
              <w:jc w:val="center"/>
              <w:rPr>
                <w:sz w:val="24"/>
                <w:szCs w:val="24"/>
              </w:rPr>
            </w:pPr>
            <w:r>
              <w:rPr>
                <w:sz w:val="24"/>
                <w:szCs w:val="24"/>
              </w:rPr>
              <w:t>0.</w:t>
            </w:r>
            <w:r w:rsidR="00266B47">
              <w:rPr>
                <w:sz w:val="24"/>
                <w:szCs w:val="24"/>
              </w:rPr>
              <w:t>190</w:t>
            </w:r>
          </w:p>
        </w:tc>
        <w:tc>
          <w:tcPr>
            <w:tcW w:w="1269" w:type="dxa"/>
          </w:tcPr>
          <w:p w14:paraId="758988DC" w14:textId="0469C53C" w:rsidR="0071556C" w:rsidRPr="00283FF5" w:rsidRDefault="009A19D9" w:rsidP="00627B9E">
            <w:pPr>
              <w:spacing w:line="480" w:lineRule="auto"/>
              <w:jc w:val="center"/>
              <w:rPr>
                <w:sz w:val="24"/>
                <w:szCs w:val="24"/>
              </w:rPr>
            </w:pPr>
            <w:r>
              <w:rPr>
                <w:sz w:val="24"/>
                <w:szCs w:val="24"/>
              </w:rPr>
              <w:t>0.</w:t>
            </w:r>
            <w:r w:rsidR="00266B47">
              <w:rPr>
                <w:sz w:val="24"/>
                <w:szCs w:val="24"/>
              </w:rPr>
              <w:t>618</w:t>
            </w:r>
            <w:r>
              <w:rPr>
                <w:sz w:val="24"/>
                <w:szCs w:val="24"/>
              </w:rPr>
              <w:t>**</w:t>
            </w:r>
          </w:p>
        </w:tc>
        <w:tc>
          <w:tcPr>
            <w:tcW w:w="1203" w:type="dxa"/>
          </w:tcPr>
          <w:p w14:paraId="3715C68D" w14:textId="7CF237B8" w:rsidR="0071556C" w:rsidRPr="00283FF5" w:rsidRDefault="009A19D9" w:rsidP="00627B9E">
            <w:pPr>
              <w:spacing w:line="480" w:lineRule="auto"/>
              <w:jc w:val="center"/>
              <w:rPr>
                <w:sz w:val="24"/>
                <w:szCs w:val="24"/>
              </w:rPr>
            </w:pPr>
            <w:r>
              <w:rPr>
                <w:sz w:val="24"/>
                <w:szCs w:val="24"/>
              </w:rPr>
              <w:t>0.</w:t>
            </w:r>
            <w:r w:rsidR="00266B47">
              <w:rPr>
                <w:sz w:val="24"/>
                <w:szCs w:val="24"/>
              </w:rPr>
              <w:t>261</w:t>
            </w:r>
          </w:p>
        </w:tc>
        <w:tc>
          <w:tcPr>
            <w:tcW w:w="1067" w:type="dxa"/>
          </w:tcPr>
          <w:p w14:paraId="32125211" w14:textId="3F7A6E1B"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170</w:t>
            </w:r>
          </w:p>
        </w:tc>
        <w:tc>
          <w:tcPr>
            <w:tcW w:w="990" w:type="dxa"/>
          </w:tcPr>
          <w:p w14:paraId="3DFDB7E4" w14:textId="6C397DE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049</w:t>
            </w:r>
          </w:p>
        </w:tc>
      </w:tr>
      <w:tr w:rsidR="00627B9E" w:rsidRPr="00283FF5" w14:paraId="5164095C" w14:textId="77777777" w:rsidTr="00560D7E">
        <w:tc>
          <w:tcPr>
            <w:tcW w:w="1885" w:type="dxa"/>
          </w:tcPr>
          <w:p w14:paraId="4DC979A1" w14:textId="77777777" w:rsidR="0071556C" w:rsidRPr="00283FF5" w:rsidRDefault="0071556C" w:rsidP="00FA755C">
            <w:pPr>
              <w:rPr>
                <w:i/>
                <w:iCs/>
                <w:sz w:val="24"/>
                <w:szCs w:val="24"/>
              </w:rPr>
            </w:pPr>
            <w:r w:rsidRPr="00283FF5">
              <w:rPr>
                <w:i/>
                <w:iCs/>
                <w:sz w:val="24"/>
                <w:szCs w:val="24"/>
              </w:rPr>
              <w:t>Trillium cernuum</w:t>
            </w:r>
          </w:p>
        </w:tc>
        <w:tc>
          <w:tcPr>
            <w:tcW w:w="1620" w:type="dxa"/>
          </w:tcPr>
          <w:p w14:paraId="6707A39B" w14:textId="42800DD3" w:rsidR="0071556C" w:rsidRPr="00283FF5" w:rsidRDefault="009A19D9"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1EEA0FB" w14:textId="4FBE740E" w:rsidR="0071556C" w:rsidRPr="00283FF5" w:rsidRDefault="009A19D9" w:rsidP="00627B9E">
            <w:pPr>
              <w:spacing w:line="480" w:lineRule="auto"/>
              <w:jc w:val="center"/>
              <w:rPr>
                <w:sz w:val="24"/>
                <w:szCs w:val="24"/>
              </w:rPr>
            </w:pPr>
            <w:r>
              <w:rPr>
                <w:sz w:val="24"/>
                <w:szCs w:val="24"/>
              </w:rPr>
              <w:t>0.</w:t>
            </w:r>
            <w:r w:rsidR="00266B47">
              <w:rPr>
                <w:sz w:val="24"/>
                <w:szCs w:val="24"/>
              </w:rPr>
              <w:t>095</w:t>
            </w:r>
          </w:p>
        </w:tc>
        <w:tc>
          <w:tcPr>
            <w:tcW w:w="1269" w:type="dxa"/>
          </w:tcPr>
          <w:p w14:paraId="0E42E74C" w14:textId="6ABD2281" w:rsidR="0071556C" w:rsidRPr="00283FF5" w:rsidRDefault="009A19D9" w:rsidP="00627B9E">
            <w:pPr>
              <w:spacing w:line="480" w:lineRule="auto"/>
              <w:jc w:val="center"/>
              <w:rPr>
                <w:sz w:val="24"/>
                <w:szCs w:val="24"/>
              </w:rPr>
            </w:pPr>
            <w:r>
              <w:rPr>
                <w:sz w:val="24"/>
                <w:szCs w:val="24"/>
              </w:rPr>
              <w:t>-0.</w:t>
            </w:r>
            <w:r w:rsidR="00266B47">
              <w:rPr>
                <w:sz w:val="24"/>
                <w:szCs w:val="24"/>
              </w:rPr>
              <w:t>113</w:t>
            </w:r>
          </w:p>
        </w:tc>
        <w:tc>
          <w:tcPr>
            <w:tcW w:w="1203" w:type="dxa"/>
          </w:tcPr>
          <w:p w14:paraId="7C11183F" w14:textId="105D6E66" w:rsidR="0071556C" w:rsidRPr="00283FF5" w:rsidRDefault="00266B47" w:rsidP="00627B9E">
            <w:pPr>
              <w:spacing w:line="480" w:lineRule="auto"/>
              <w:jc w:val="center"/>
              <w:rPr>
                <w:sz w:val="24"/>
                <w:szCs w:val="24"/>
              </w:rPr>
            </w:pPr>
            <w:r>
              <w:rPr>
                <w:sz w:val="24"/>
                <w:szCs w:val="24"/>
              </w:rPr>
              <w:t>0.405</w:t>
            </w:r>
          </w:p>
        </w:tc>
        <w:tc>
          <w:tcPr>
            <w:tcW w:w="1067" w:type="dxa"/>
          </w:tcPr>
          <w:p w14:paraId="454C0103" w14:textId="0115E8E4"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308</w:t>
            </w:r>
          </w:p>
        </w:tc>
        <w:tc>
          <w:tcPr>
            <w:tcW w:w="990" w:type="dxa"/>
          </w:tcPr>
          <w:p w14:paraId="2ABA1806" w14:textId="20FD68B9" w:rsidR="0071556C" w:rsidRPr="00283FF5" w:rsidRDefault="00261BA5" w:rsidP="00627B9E">
            <w:pPr>
              <w:spacing w:line="480" w:lineRule="auto"/>
              <w:jc w:val="center"/>
              <w:rPr>
                <w:sz w:val="24"/>
                <w:szCs w:val="24"/>
              </w:rPr>
            </w:pPr>
            <w:r>
              <w:rPr>
                <w:sz w:val="24"/>
                <w:szCs w:val="24"/>
              </w:rPr>
              <w:t>0.</w:t>
            </w:r>
            <w:r w:rsidR="00266B47">
              <w:rPr>
                <w:sz w:val="24"/>
                <w:szCs w:val="24"/>
              </w:rPr>
              <w:t>039</w:t>
            </w:r>
          </w:p>
        </w:tc>
      </w:tr>
      <w:tr w:rsidR="00627B9E" w:rsidRPr="00283FF5" w14:paraId="262B3DBE" w14:textId="77777777" w:rsidTr="00560D7E">
        <w:tc>
          <w:tcPr>
            <w:tcW w:w="1885" w:type="dxa"/>
          </w:tcPr>
          <w:p w14:paraId="05C7E3B2" w14:textId="77777777" w:rsidR="0071556C" w:rsidRPr="00283FF5" w:rsidRDefault="0071556C" w:rsidP="00FA755C">
            <w:pPr>
              <w:rPr>
                <w:i/>
                <w:iCs/>
                <w:sz w:val="24"/>
                <w:szCs w:val="24"/>
              </w:rPr>
            </w:pPr>
            <w:r w:rsidRPr="00283FF5">
              <w:rPr>
                <w:i/>
                <w:iCs/>
                <w:sz w:val="24"/>
                <w:szCs w:val="24"/>
              </w:rPr>
              <w:t>Lithospermum incisum</w:t>
            </w:r>
          </w:p>
        </w:tc>
        <w:tc>
          <w:tcPr>
            <w:tcW w:w="1620" w:type="dxa"/>
          </w:tcPr>
          <w:p w14:paraId="7C610A16" w14:textId="08610183" w:rsidR="0071556C" w:rsidRPr="00283FF5" w:rsidRDefault="00140402"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B4C0A0E" w14:textId="055F1E4E" w:rsidR="0071556C" w:rsidRPr="00283FF5" w:rsidRDefault="00140402" w:rsidP="00627B9E">
            <w:pPr>
              <w:spacing w:line="480" w:lineRule="auto"/>
              <w:jc w:val="center"/>
              <w:rPr>
                <w:sz w:val="24"/>
                <w:szCs w:val="24"/>
              </w:rPr>
            </w:pPr>
            <w:r>
              <w:rPr>
                <w:sz w:val="24"/>
                <w:szCs w:val="24"/>
              </w:rPr>
              <w:t>0.</w:t>
            </w:r>
            <w:r w:rsidR="00266B47">
              <w:rPr>
                <w:sz w:val="24"/>
                <w:szCs w:val="24"/>
              </w:rPr>
              <w:t>095</w:t>
            </w:r>
          </w:p>
        </w:tc>
        <w:tc>
          <w:tcPr>
            <w:tcW w:w="1269" w:type="dxa"/>
          </w:tcPr>
          <w:p w14:paraId="79B99037" w14:textId="08A3A7CD" w:rsidR="0071556C" w:rsidRPr="00283FF5" w:rsidRDefault="00140402" w:rsidP="00627B9E">
            <w:pPr>
              <w:spacing w:line="480" w:lineRule="auto"/>
              <w:jc w:val="center"/>
              <w:rPr>
                <w:sz w:val="24"/>
                <w:szCs w:val="24"/>
              </w:rPr>
            </w:pPr>
            <w:r>
              <w:rPr>
                <w:sz w:val="24"/>
                <w:szCs w:val="24"/>
              </w:rPr>
              <w:t>0.</w:t>
            </w:r>
            <w:r w:rsidR="00266B47">
              <w:rPr>
                <w:sz w:val="24"/>
                <w:szCs w:val="24"/>
              </w:rPr>
              <w:t>862</w:t>
            </w:r>
            <w:r>
              <w:rPr>
                <w:sz w:val="24"/>
                <w:szCs w:val="24"/>
              </w:rPr>
              <w:t>***</w:t>
            </w:r>
          </w:p>
        </w:tc>
        <w:tc>
          <w:tcPr>
            <w:tcW w:w="1203" w:type="dxa"/>
          </w:tcPr>
          <w:p w14:paraId="3532BF59" w14:textId="58673550" w:rsidR="0071556C" w:rsidRPr="00283FF5" w:rsidRDefault="00140402" w:rsidP="00627B9E">
            <w:pPr>
              <w:spacing w:line="480" w:lineRule="auto"/>
              <w:jc w:val="center"/>
              <w:rPr>
                <w:sz w:val="24"/>
                <w:szCs w:val="24"/>
              </w:rPr>
            </w:pPr>
            <w:r>
              <w:rPr>
                <w:sz w:val="24"/>
                <w:szCs w:val="24"/>
              </w:rPr>
              <w:t>-0.</w:t>
            </w:r>
            <w:r w:rsidR="00266B47">
              <w:rPr>
                <w:sz w:val="24"/>
                <w:szCs w:val="24"/>
              </w:rPr>
              <w:t>063</w:t>
            </w:r>
          </w:p>
        </w:tc>
        <w:tc>
          <w:tcPr>
            <w:tcW w:w="1067" w:type="dxa"/>
          </w:tcPr>
          <w:p w14:paraId="6076CBE6" w14:textId="50FF4ECC" w:rsidR="0071556C" w:rsidRPr="00283FF5" w:rsidRDefault="005E2D5B" w:rsidP="00627B9E">
            <w:pPr>
              <w:spacing w:line="480" w:lineRule="auto"/>
              <w:jc w:val="center"/>
              <w:rPr>
                <w:sz w:val="24"/>
                <w:szCs w:val="24"/>
              </w:rPr>
            </w:pPr>
            <w:r>
              <w:rPr>
                <w:sz w:val="24"/>
                <w:szCs w:val="24"/>
              </w:rPr>
              <w:t>-0.</w:t>
            </w:r>
            <w:r w:rsidR="00266B47">
              <w:rPr>
                <w:sz w:val="24"/>
                <w:szCs w:val="24"/>
              </w:rPr>
              <w:t>048</w:t>
            </w:r>
          </w:p>
        </w:tc>
        <w:tc>
          <w:tcPr>
            <w:tcW w:w="990" w:type="dxa"/>
          </w:tcPr>
          <w:p w14:paraId="6A93008A" w14:textId="65380E90" w:rsidR="0071556C" w:rsidRPr="00283FF5" w:rsidRDefault="005E2D5B" w:rsidP="00627B9E">
            <w:pPr>
              <w:spacing w:line="480" w:lineRule="auto"/>
              <w:jc w:val="center"/>
              <w:rPr>
                <w:sz w:val="24"/>
                <w:szCs w:val="24"/>
              </w:rPr>
            </w:pPr>
            <w:r>
              <w:rPr>
                <w:sz w:val="24"/>
                <w:szCs w:val="24"/>
              </w:rPr>
              <w:t>-0.</w:t>
            </w:r>
            <w:r w:rsidR="00266B47">
              <w:rPr>
                <w:sz w:val="24"/>
                <w:szCs w:val="24"/>
              </w:rPr>
              <w:t>006</w:t>
            </w:r>
          </w:p>
        </w:tc>
      </w:tr>
      <w:tr w:rsidR="00627B9E" w:rsidRPr="00283FF5" w14:paraId="196F6177" w14:textId="77777777" w:rsidTr="00560D7E">
        <w:tc>
          <w:tcPr>
            <w:tcW w:w="1885" w:type="dxa"/>
          </w:tcPr>
          <w:p w14:paraId="63EC5D5D" w14:textId="77777777" w:rsidR="0071556C" w:rsidRPr="00283FF5" w:rsidRDefault="0071556C" w:rsidP="00FA755C">
            <w:pPr>
              <w:rPr>
                <w:i/>
                <w:iCs/>
                <w:sz w:val="24"/>
                <w:szCs w:val="24"/>
              </w:rPr>
            </w:pPr>
            <w:r w:rsidRPr="00283FF5">
              <w:rPr>
                <w:i/>
                <w:iCs/>
                <w:sz w:val="24"/>
                <w:szCs w:val="24"/>
              </w:rPr>
              <w:t>Pedicularis canadensis</w:t>
            </w:r>
          </w:p>
        </w:tc>
        <w:tc>
          <w:tcPr>
            <w:tcW w:w="1620" w:type="dxa"/>
          </w:tcPr>
          <w:p w14:paraId="1EBAFBD3" w14:textId="48DC6306" w:rsidR="0071556C" w:rsidRPr="00283FF5" w:rsidRDefault="00140402" w:rsidP="00627B9E">
            <w:pPr>
              <w:spacing w:line="480" w:lineRule="auto"/>
              <w:jc w:val="center"/>
              <w:rPr>
                <w:sz w:val="24"/>
                <w:szCs w:val="24"/>
              </w:rPr>
            </w:pPr>
            <w:r>
              <w:rPr>
                <w:sz w:val="24"/>
                <w:szCs w:val="24"/>
              </w:rPr>
              <w:t>0.</w:t>
            </w:r>
            <w:r w:rsidR="005229CC">
              <w:rPr>
                <w:sz w:val="24"/>
                <w:szCs w:val="24"/>
              </w:rPr>
              <w:t>469</w:t>
            </w:r>
            <w:r>
              <w:rPr>
                <w:sz w:val="24"/>
                <w:szCs w:val="24"/>
              </w:rPr>
              <w:t>**</w:t>
            </w:r>
          </w:p>
        </w:tc>
        <w:tc>
          <w:tcPr>
            <w:tcW w:w="1501" w:type="dxa"/>
          </w:tcPr>
          <w:p w14:paraId="038E2C96" w14:textId="72F33ACE" w:rsidR="0071556C" w:rsidRPr="00283FF5" w:rsidRDefault="00140402" w:rsidP="00627B9E">
            <w:pPr>
              <w:spacing w:line="480" w:lineRule="auto"/>
              <w:jc w:val="center"/>
              <w:rPr>
                <w:sz w:val="24"/>
                <w:szCs w:val="24"/>
              </w:rPr>
            </w:pPr>
            <w:r>
              <w:rPr>
                <w:sz w:val="24"/>
                <w:szCs w:val="24"/>
              </w:rPr>
              <w:t>0.</w:t>
            </w:r>
            <w:r w:rsidR="005229CC">
              <w:rPr>
                <w:sz w:val="24"/>
                <w:szCs w:val="24"/>
              </w:rPr>
              <w:t>322</w:t>
            </w:r>
            <w:r>
              <w:rPr>
                <w:sz w:val="24"/>
                <w:szCs w:val="24"/>
              </w:rPr>
              <w:t>*</w:t>
            </w:r>
          </w:p>
        </w:tc>
        <w:tc>
          <w:tcPr>
            <w:tcW w:w="1269" w:type="dxa"/>
          </w:tcPr>
          <w:p w14:paraId="1C4C0407" w14:textId="1D46EF05" w:rsidR="0071556C" w:rsidRPr="00283FF5" w:rsidRDefault="00140402" w:rsidP="00627B9E">
            <w:pPr>
              <w:spacing w:line="480" w:lineRule="auto"/>
              <w:jc w:val="center"/>
              <w:rPr>
                <w:sz w:val="24"/>
                <w:szCs w:val="24"/>
              </w:rPr>
            </w:pPr>
            <w:r>
              <w:rPr>
                <w:sz w:val="24"/>
                <w:szCs w:val="24"/>
              </w:rPr>
              <w:t>-0.</w:t>
            </w:r>
            <w:r w:rsidR="005229CC">
              <w:rPr>
                <w:sz w:val="24"/>
                <w:szCs w:val="24"/>
              </w:rPr>
              <w:t>096</w:t>
            </w:r>
          </w:p>
        </w:tc>
        <w:tc>
          <w:tcPr>
            <w:tcW w:w="1203" w:type="dxa"/>
          </w:tcPr>
          <w:p w14:paraId="11898811" w14:textId="04071BBE" w:rsidR="0071556C" w:rsidRPr="00283FF5" w:rsidRDefault="005229CC" w:rsidP="00627B9E">
            <w:pPr>
              <w:spacing w:line="480" w:lineRule="auto"/>
              <w:jc w:val="center"/>
              <w:rPr>
                <w:sz w:val="24"/>
                <w:szCs w:val="24"/>
              </w:rPr>
            </w:pPr>
            <w:r>
              <w:rPr>
                <w:sz w:val="24"/>
                <w:szCs w:val="24"/>
              </w:rPr>
              <w:t>0.708</w:t>
            </w:r>
          </w:p>
        </w:tc>
        <w:tc>
          <w:tcPr>
            <w:tcW w:w="1067" w:type="dxa"/>
          </w:tcPr>
          <w:p w14:paraId="7DC6B397" w14:textId="393D0CCE"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332</w:t>
            </w:r>
          </w:p>
        </w:tc>
        <w:tc>
          <w:tcPr>
            <w:tcW w:w="990" w:type="dxa"/>
          </w:tcPr>
          <w:p w14:paraId="3F63CC8A" w14:textId="5613D6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228</w:t>
            </w:r>
          </w:p>
        </w:tc>
      </w:tr>
      <w:tr w:rsidR="00627B9E" w:rsidRPr="00283FF5" w14:paraId="38A457AB" w14:textId="77777777" w:rsidTr="00560D7E">
        <w:tc>
          <w:tcPr>
            <w:tcW w:w="1885" w:type="dxa"/>
          </w:tcPr>
          <w:p w14:paraId="60FAD271" w14:textId="77777777" w:rsidR="0071556C" w:rsidRPr="00283FF5" w:rsidRDefault="0071556C" w:rsidP="00FA755C">
            <w:pPr>
              <w:rPr>
                <w:i/>
                <w:iCs/>
                <w:sz w:val="24"/>
                <w:szCs w:val="24"/>
              </w:rPr>
            </w:pPr>
            <w:r w:rsidRPr="00283FF5">
              <w:rPr>
                <w:i/>
                <w:iCs/>
                <w:sz w:val="24"/>
                <w:szCs w:val="24"/>
              </w:rPr>
              <w:t>Zizia aurea</w:t>
            </w:r>
          </w:p>
        </w:tc>
        <w:tc>
          <w:tcPr>
            <w:tcW w:w="1620" w:type="dxa"/>
          </w:tcPr>
          <w:p w14:paraId="0401CC4A" w14:textId="66F9C899" w:rsidR="0071556C" w:rsidRPr="00283FF5" w:rsidRDefault="00140402" w:rsidP="00627B9E">
            <w:pPr>
              <w:spacing w:line="480" w:lineRule="auto"/>
              <w:jc w:val="center"/>
              <w:rPr>
                <w:sz w:val="24"/>
                <w:szCs w:val="24"/>
              </w:rPr>
            </w:pPr>
            <w:r>
              <w:rPr>
                <w:sz w:val="24"/>
                <w:szCs w:val="24"/>
              </w:rPr>
              <w:t>0.</w:t>
            </w:r>
            <w:r w:rsidR="005229CC">
              <w:rPr>
                <w:sz w:val="24"/>
                <w:szCs w:val="24"/>
              </w:rPr>
              <w:t>740</w:t>
            </w:r>
            <w:r>
              <w:rPr>
                <w:sz w:val="24"/>
                <w:szCs w:val="24"/>
              </w:rPr>
              <w:t>***</w:t>
            </w:r>
          </w:p>
        </w:tc>
        <w:tc>
          <w:tcPr>
            <w:tcW w:w="1501" w:type="dxa"/>
          </w:tcPr>
          <w:p w14:paraId="424E5D17" w14:textId="5AA347FD" w:rsidR="0071556C" w:rsidRPr="00283FF5" w:rsidRDefault="00140402" w:rsidP="00627B9E">
            <w:pPr>
              <w:spacing w:line="480" w:lineRule="auto"/>
              <w:jc w:val="center"/>
              <w:rPr>
                <w:sz w:val="24"/>
                <w:szCs w:val="24"/>
              </w:rPr>
            </w:pPr>
            <w:r>
              <w:rPr>
                <w:sz w:val="24"/>
                <w:szCs w:val="24"/>
              </w:rPr>
              <w:t>0.</w:t>
            </w:r>
            <w:r w:rsidR="005229CC">
              <w:rPr>
                <w:sz w:val="24"/>
                <w:szCs w:val="24"/>
              </w:rPr>
              <w:t>220</w:t>
            </w:r>
            <w:r>
              <w:rPr>
                <w:sz w:val="24"/>
                <w:szCs w:val="24"/>
              </w:rPr>
              <w:t>*</w:t>
            </w:r>
          </w:p>
        </w:tc>
        <w:tc>
          <w:tcPr>
            <w:tcW w:w="1269" w:type="dxa"/>
          </w:tcPr>
          <w:p w14:paraId="4C2C959E" w14:textId="5131C233" w:rsidR="0071556C" w:rsidRPr="00283FF5" w:rsidRDefault="00140402" w:rsidP="00627B9E">
            <w:pPr>
              <w:spacing w:line="480" w:lineRule="auto"/>
              <w:jc w:val="center"/>
              <w:rPr>
                <w:sz w:val="24"/>
                <w:szCs w:val="24"/>
              </w:rPr>
            </w:pPr>
            <w:r>
              <w:rPr>
                <w:sz w:val="24"/>
                <w:szCs w:val="24"/>
              </w:rPr>
              <w:t>0.</w:t>
            </w:r>
            <w:r w:rsidR="005229CC">
              <w:rPr>
                <w:sz w:val="24"/>
                <w:szCs w:val="24"/>
              </w:rPr>
              <w:t>732</w:t>
            </w:r>
            <w:r>
              <w:rPr>
                <w:sz w:val="24"/>
                <w:szCs w:val="24"/>
              </w:rPr>
              <w:t>***</w:t>
            </w:r>
          </w:p>
        </w:tc>
        <w:tc>
          <w:tcPr>
            <w:tcW w:w="1203" w:type="dxa"/>
          </w:tcPr>
          <w:p w14:paraId="7BEBA6A0" w14:textId="735204E1" w:rsidR="0071556C" w:rsidRPr="00283FF5" w:rsidRDefault="00140402" w:rsidP="00627B9E">
            <w:pPr>
              <w:spacing w:line="480" w:lineRule="auto"/>
              <w:jc w:val="center"/>
              <w:rPr>
                <w:sz w:val="24"/>
                <w:szCs w:val="24"/>
              </w:rPr>
            </w:pPr>
            <w:r>
              <w:rPr>
                <w:sz w:val="24"/>
                <w:szCs w:val="24"/>
              </w:rPr>
              <w:t>0.</w:t>
            </w:r>
            <w:r w:rsidR="005229CC">
              <w:rPr>
                <w:sz w:val="24"/>
                <w:szCs w:val="24"/>
              </w:rPr>
              <w:t>161</w:t>
            </w:r>
          </w:p>
        </w:tc>
        <w:tc>
          <w:tcPr>
            <w:tcW w:w="1067" w:type="dxa"/>
          </w:tcPr>
          <w:p w14:paraId="11682C72" w14:textId="174F854C"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119</w:t>
            </w:r>
          </w:p>
        </w:tc>
        <w:tc>
          <w:tcPr>
            <w:tcW w:w="990" w:type="dxa"/>
          </w:tcPr>
          <w:p w14:paraId="4664C29B" w14:textId="5A1A139B"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035</w:t>
            </w:r>
          </w:p>
        </w:tc>
      </w:tr>
      <w:tr w:rsidR="00627B9E" w:rsidRPr="00283FF5" w14:paraId="35070573" w14:textId="77777777" w:rsidTr="00560D7E">
        <w:tc>
          <w:tcPr>
            <w:tcW w:w="1885" w:type="dxa"/>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
          <w:p w14:paraId="24C66B5E" w14:textId="514ECA70" w:rsidR="0071556C" w:rsidRPr="00283FF5" w:rsidRDefault="00140402" w:rsidP="00627B9E">
            <w:pPr>
              <w:spacing w:line="480" w:lineRule="auto"/>
              <w:jc w:val="center"/>
              <w:rPr>
                <w:sz w:val="24"/>
                <w:szCs w:val="24"/>
              </w:rPr>
            </w:pPr>
            <w:r>
              <w:rPr>
                <w:sz w:val="24"/>
                <w:szCs w:val="24"/>
              </w:rPr>
              <w:t>0.</w:t>
            </w:r>
            <w:r w:rsidR="005229CC">
              <w:rPr>
                <w:sz w:val="24"/>
                <w:szCs w:val="24"/>
              </w:rPr>
              <w:t>513</w:t>
            </w:r>
            <w:r>
              <w:rPr>
                <w:sz w:val="24"/>
                <w:szCs w:val="24"/>
              </w:rPr>
              <w:t>***</w:t>
            </w:r>
          </w:p>
        </w:tc>
        <w:tc>
          <w:tcPr>
            <w:tcW w:w="1501" w:type="dxa"/>
          </w:tcPr>
          <w:p w14:paraId="25AC3F6D" w14:textId="6AFC7608" w:rsidR="0071556C" w:rsidRPr="00283FF5" w:rsidRDefault="00140402" w:rsidP="00627B9E">
            <w:pPr>
              <w:spacing w:line="480" w:lineRule="auto"/>
              <w:jc w:val="center"/>
              <w:rPr>
                <w:sz w:val="24"/>
                <w:szCs w:val="24"/>
              </w:rPr>
            </w:pPr>
            <w:r>
              <w:rPr>
                <w:sz w:val="24"/>
                <w:szCs w:val="24"/>
              </w:rPr>
              <w:t>0.</w:t>
            </w:r>
            <w:r w:rsidR="005229CC">
              <w:rPr>
                <w:sz w:val="24"/>
                <w:szCs w:val="24"/>
              </w:rPr>
              <w:t>388</w:t>
            </w:r>
            <w:r>
              <w:rPr>
                <w:sz w:val="24"/>
                <w:szCs w:val="24"/>
              </w:rPr>
              <w:t>**</w:t>
            </w:r>
          </w:p>
        </w:tc>
        <w:tc>
          <w:tcPr>
            <w:tcW w:w="1269" w:type="dxa"/>
          </w:tcPr>
          <w:p w14:paraId="47F3D77F" w14:textId="40DACABF" w:rsidR="0071556C" w:rsidRPr="00283FF5" w:rsidRDefault="00140402" w:rsidP="00627B9E">
            <w:pPr>
              <w:spacing w:line="480" w:lineRule="auto"/>
              <w:jc w:val="center"/>
              <w:rPr>
                <w:sz w:val="24"/>
                <w:szCs w:val="24"/>
              </w:rPr>
            </w:pPr>
            <w:r>
              <w:rPr>
                <w:sz w:val="24"/>
                <w:szCs w:val="24"/>
              </w:rPr>
              <w:t>0.</w:t>
            </w:r>
            <w:r w:rsidR="005229CC">
              <w:rPr>
                <w:sz w:val="24"/>
                <w:szCs w:val="24"/>
              </w:rPr>
              <w:t>502</w:t>
            </w:r>
          </w:p>
        </w:tc>
        <w:tc>
          <w:tcPr>
            <w:tcW w:w="1203" w:type="dxa"/>
          </w:tcPr>
          <w:p w14:paraId="150686F4" w14:textId="3C9D2DB1" w:rsidR="0071556C" w:rsidRPr="00283FF5" w:rsidRDefault="00140402" w:rsidP="00627B9E">
            <w:pPr>
              <w:spacing w:line="480" w:lineRule="auto"/>
              <w:jc w:val="center"/>
              <w:rPr>
                <w:sz w:val="24"/>
                <w:szCs w:val="24"/>
              </w:rPr>
            </w:pPr>
            <w:r>
              <w:rPr>
                <w:sz w:val="24"/>
                <w:szCs w:val="24"/>
              </w:rPr>
              <w:t>-0.</w:t>
            </w:r>
            <w:r w:rsidR="005229CC">
              <w:rPr>
                <w:sz w:val="24"/>
                <w:szCs w:val="24"/>
              </w:rPr>
              <w:t>129</w:t>
            </w:r>
          </w:p>
        </w:tc>
        <w:tc>
          <w:tcPr>
            <w:tcW w:w="1067" w:type="dxa"/>
          </w:tcPr>
          <w:p w14:paraId="616E152E" w14:textId="6A60F239" w:rsidR="0071556C" w:rsidRPr="00283FF5" w:rsidRDefault="009A2DBE" w:rsidP="00627B9E">
            <w:pPr>
              <w:spacing w:line="480" w:lineRule="auto"/>
              <w:jc w:val="center"/>
              <w:rPr>
                <w:sz w:val="24"/>
                <w:szCs w:val="24"/>
              </w:rPr>
            </w:pPr>
            <w:r>
              <w:rPr>
                <w:sz w:val="24"/>
                <w:szCs w:val="24"/>
              </w:rPr>
              <w:t>-0.</w:t>
            </w:r>
            <w:r w:rsidR="005229CC">
              <w:rPr>
                <w:sz w:val="24"/>
                <w:szCs w:val="24"/>
              </w:rPr>
              <w:t>066</w:t>
            </w:r>
          </w:p>
        </w:tc>
        <w:tc>
          <w:tcPr>
            <w:tcW w:w="990" w:type="dxa"/>
          </w:tcPr>
          <w:p w14:paraId="51711EE0" w14:textId="3D462C8F" w:rsidR="0071556C" w:rsidRPr="00283FF5" w:rsidRDefault="009A2DBE" w:rsidP="00627B9E">
            <w:pPr>
              <w:spacing w:line="480" w:lineRule="auto"/>
              <w:jc w:val="center"/>
              <w:rPr>
                <w:sz w:val="24"/>
                <w:szCs w:val="24"/>
              </w:rPr>
            </w:pPr>
            <w:r>
              <w:rPr>
                <w:sz w:val="24"/>
                <w:szCs w:val="24"/>
              </w:rPr>
              <w:t>-0.</w:t>
            </w:r>
            <w:r w:rsidR="005229CC">
              <w:rPr>
                <w:sz w:val="24"/>
                <w:szCs w:val="24"/>
              </w:rPr>
              <w:t>050</w:t>
            </w:r>
          </w:p>
        </w:tc>
      </w:tr>
      <w:tr w:rsidR="00627B9E" w:rsidRPr="00283FF5" w14:paraId="78B1D0D9" w14:textId="77777777" w:rsidTr="00560D7E">
        <w:tc>
          <w:tcPr>
            <w:tcW w:w="1885" w:type="dxa"/>
          </w:tcPr>
          <w:p w14:paraId="6968CBA4" w14:textId="77777777" w:rsidR="0071556C" w:rsidRPr="00283FF5" w:rsidRDefault="0071556C" w:rsidP="00FA755C">
            <w:pPr>
              <w:rPr>
                <w:i/>
                <w:iCs/>
                <w:sz w:val="24"/>
                <w:szCs w:val="24"/>
              </w:rPr>
            </w:pPr>
            <w:r w:rsidRPr="00283FF5">
              <w:rPr>
                <w:i/>
                <w:iCs/>
                <w:sz w:val="24"/>
                <w:szCs w:val="24"/>
              </w:rPr>
              <w:t>Cypripedium candidum</w:t>
            </w:r>
          </w:p>
        </w:tc>
        <w:tc>
          <w:tcPr>
            <w:tcW w:w="1620" w:type="dxa"/>
          </w:tcPr>
          <w:p w14:paraId="221C95AB" w14:textId="695A055D" w:rsidR="0071556C" w:rsidRPr="00283FF5" w:rsidRDefault="00140402"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07361E19" w14:textId="41E496A9" w:rsidR="0071556C" w:rsidRPr="00283FF5" w:rsidRDefault="00140402" w:rsidP="00627B9E">
            <w:pPr>
              <w:spacing w:line="480" w:lineRule="auto"/>
              <w:jc w:val="center"/>
              <w:rPr>
                <w:sz w:val="24"/>
                <w:szCs w:val="24"/>
              </w:rPr>
            </w:pPr>
            <w:r>
              <w:rPr>
                <w:sz w:val="24"/>
                <w:szCs w:val="24"/>
              </w:rPr>
              <w:t>0.</w:t>
            </w:r>
            <w:r w:rsidR="005229CC">
              <w:rPr>
                <w:sz w:val="24"/>
                <w:szCs w:val="24"/>
              </w:rPr>
              <w:t>172</w:t>
            </w:r>
          </w:p>
        </w:tc>
        <w:tc>
          <w:tcPr>
            <w:tcW w:w="1269" w:type="dxa"/>
          </w:tcPr>
          <w:p w14:paraId="1CC686BB" w14:textId="3879EA14" w:rsidR="0071556C" w:rsidRPr="00283FF5" w:rsidRDefault="00140402" w:rsidP="00627B9E">
            <w:pPr>
              <w:spacing w:line="480" w:lineRule="auto"/>
              <w:jc w:val="center"/>
              <w:rPr>
                <w:sz w:val="24"/>
                <w:szCs w:val="24"/>
              </w:rPr>
            </w:pPr>
            <w:r>
              <w:rPr>
                <w:sz w:val="24"/>
                <w:szCs w:val="24"/>
              </w:rPr>
              <w:t>0.</w:t>
            </w:r>
            <w:r w:rsidR="005229CC">
              <w:rPr>
                <w:sz w:val="24"/>
                <w:szCs w:val="24"/>
              </w:rPr>
              <w:t>413</w:t>
            </w:r>
          </w:p>
        </w:tc>
        <w:tc>
          <w:tcPr>
            <w:tcW w:w="1203" w:type="dxa"/>
          </w:tcPr>
          <w:p w14:paraId="1B9D3DBC" w14:textId="4C160ADE" w:rsidR="0071556C" w:rsidRPr="00283FF5" w:rsidRDefault="00140402" w:rsidP="00627B9E">
            <w:pPr>
              <w:spacing w:line="480" w:lineRule="auto"/>
              <w:jc w:val="center"/>
              <w:rPr>
                <w:sz w:val="24"/>
                <w:szCs w:val="24"/>
              </w:rPr>
            </w:pPr>
            <w:r>
              <w:rPr>
                <w:sz w:val="24"/>
                <w:szCs w:val="24"/>
              </w:rPr>
              <w:t>-0.</w:t>
            </w:r>
            <w:r w:rsidR="005229CC">
              <w:rPr>
                <w:sz w:val="24"/>
                <w:szCs w:val="24"/>
              </w:rPr>
              <w:t>689</w:t>
            </w:r>
            <w:r>
              <w:rPr>
                <w:sz w:val="24"/>
                <w:szCs w:val="24"/>
              </w:rPr>
              <w:t>*</w:t>
            </w:r>
          </w:p>
        </w:tc>
        <w:tc>
          <w:tcPr>
            <w:tcW w:w="1067" w:type="dxa"/>
          </w:tcPr>
          <w:p w14:paraId="74593BA0" w14:textId="50DE5854" w:rsidR="0071556C" w:rsidRPr="00283FF5" w:rsidRDefault="005E2D5B" w:rsidP="00627B9E">
            <w:pPr>
              <w:spacing w:line="480" w:lineRule="auto"/>
              <w:jc w:val="center"/>
              <w:rPr>
                <w:sz w:val="24"/>
                <w:szCs w:val="24"/>
              </w:rPr>
            </w:pPr>
            <w:r>
              <w:rPr>
                <w:sz w:val="24"/>
                <w:szCs w:val="24"/>
              </w:rPr>
              <w:t>-0.</w:t>
            </w:r>
            <w:r w:rsidR="005229CC">
              <w:rPr>
                <w:sz w:val="24"/>
                <w:szCs w:val="24"/>
              </w:rPr>
              <w:t>514</w:t>
            </w:r>
            <w:r w:rsidR="009A2DBE">
              <w:rPr>
                <w:sz w:val="24"/>
                <w:szCs w:val="24"/>
              </w:rPr>
              <w:t>*</w:t>
            </w:r>
          </w:p>
        </w:tc>
        <w:tc>
          <w:tcPr>
            <w:tcW w:w="990" w:type="dxa"/>
          </w:tcPr>
          <w:p w14:paraId="324E63C4" w14:textId="3722CF55" w:rsidR="0071556C" w:rsidRPr="00283FF5" w:rsidRDefault="005E2D5B" w:rsidP="00627B9E">
            <w:pPr>
              <w:spacing w:line="480" w:lineRule="auto"/>
              <w:jc w:val="center"/>
              <w:rPr>
                <w:sz w:val="24"/>
                <w:szCs w:val="24"/>
              </w:rPr>
            </w:pPr>
            <w:r>
              <w:rPr>
                <w:sz w:val="24"/>
                <w:szCs w:val="24"/>
              </w:rPr>
              <w:t>-0.</w:t>
            </w:r>
            <w:r w:rsidR="005229CC">
              <w:rPr>
                <w:sz w:val="24"/>
                <w:szCs w:val="24"/>
              </w:rPr>
              <w:t>118</w:t>
            </w:r>
          </w:p>
        </w:tc>
      </w:tr>
      <w:tr w:rsidR="00627B9E" w:rsidRPr="00283FF5" w14:paraId="2ECB104A" w14:textId="77777777" w:rsidTr="00560D7E">
        <w:tc>
          <w:tcPr>
            <w:tcW w:w="1885" w:type="dxa"/>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
          <w:p w14:paraId="359A65D7" w14:textId="5BEA68E9" w:rsidR="0071556C" w:rsidRPr="00283FF5" w:rsidRDefault="00526BDB" w:rsidP="00627B9E">
            <w:pPr>
              <w:spacing w:line="480" w:lineRule="auto"/>
              <w:jc w:val="center"/>
              <w:rPr>
                <w:sz w:val="24"/>
                <w:szCs w:val="24"/>
              </w:rPr>
            </w:pPr>
            <w:r>
              <w:rPr>
                <w:sz w:val="24"/>
                <w:szCs w:val="24"/>
              </w:rPr>
              <w:t>0.</w:t>
            </w:r>
            <w:r w:rsidR="005229CC">
              <w:rPr>
                <w:sz w:val="24"/>
                <w:szCs w:val="24"/>
              </w:rPr>
              <w:t>644</w:t>
            </w:r>
            <w:r>
              <w:rPr>
                <w:sz w:val="24"/>
                <w:szCs w:val="24"/>
              </w:rPr>
              <w:t>***</w:t>
            </w:r>
          </w:p>
        </w:tc>
        <w:tc>
          <w:tcPr>
            <w:tcW w:w="1501" w:type="dxa"/>
          </w:tcPr>
          <w:p w14:paraId="62C4BF6F" w14:textId="51099949" w:rsidR="0071556C" w:rsidRPr="00283FF5" w:rsidRDefault="00526BDB" w:rsidP="00627B9E">
            <w:pPr>
              <w:spacing w:line="480" w:lineRule="auto"/>
              <w:jc w:val="center"/>
              <w:rPr>
                <w:sz w:val="24"/>
                <w:szCs w:val="24"/>
              </w:rPr>
            </w:pPr>
            <w:r>
              <w:rPr>
                <w:sz w:val="24"/>
                <w:szCs w:val="24"/>
              </w:rPr>
              <w:t>0.</w:t>
            </w:r>
            <w:r w:rsidR="005229CC">
              <w:rPr>
                <w:sz w:val="24"/>
                <w:szCs w:val="24"/>
              </w:rPr>
              <w:t>113</w:t>
            </w:r>
          </w:p>
        </w:tc>
        <w:tc>
          <w:tcPr>
            <w:tcW w:w="1269" w:type="dxa"/>
          </w:tcPr>
          <w:p w14:paraId="27F42FC4" w14:textId="0DDBE0BB" w:rsidR="0071556C" w:rsidRPr="00283FF5" w:rsidRDefault="00526BDB" w:rsidP="00627B9E">
            <w:pPr>
              <w:spacing w:line="480" w:lineRule="auto"/>
              <w:jc w:val="center"/>
              <w:rPr>
                <w:sz w:val="24"/>
                <w:szCs w:val="24"/>
              </w:rPr>
            </w:pPr>
            <w:r>
              <w:rPr>
                <w:sz w:val="24"/>
                <w:szCs w:val="24"/>
              </w:rPr>
              <w:t>0.</w:t>
            </w:r>
            <w:r w:rsidR="005229CC">
              <w:rPr>
                <w:sz w:val="24"/>
                <w:szCs w:val="24"/>
              </w:rPr>
              <w:t>731</w:t>
            </w:r>
            <w:r>
              <w:rPr>
                <w:sz w:val="24"/>
                <w:szCs w:val="24"/>
              </w:rPr>
              <w:t>**</w:t>
            </w:r>
          </w:p>
        </w:tc>
        <w:tc>
          <w:tcPr>
            <w:tcW w:w="1203" w:type="dxa"/>
          </w:tcPr>
          <w:p w14:paraId="51CC4367" w14:textId="479E6B34" w:rsidR="0071556C" w:rsidRPr="00283FF5" w:rsidRDefault="00526BDB" w:rsidP="00627B9E">
            <w:pPr>
              <w:spacing w:line="480" w:lineRule="auto"/>
              <w:jc w:val="center"/>
              <w:rPr>
                <w:sz w:val="24"/>
                <w:szCs w:val="24"/>
              </w:rPr>
            </w:pPr>
            <w:r>
              <w:rPr>
                <w:sz w:val="24"/>
                <w:szCs w:val="24"/>
              </w:rPr>
              <w:t>0.</w:t>
            </w:r>
            <w:r w:rsidR="005229CC">
              <w:rPr>
                <w:sz w:val="24"/>
                <w:szCs w:val="24"/>
              </w:rPr>
              <w:t>019</w:t>
            </w:r>
          </w:p>
        </w:tc>
        <w:tc>
          <w:tcPr>
            <w:tcW w:w="1067" w:type="dxa"/>
          </w:tcPr>
          <w:p w14:paraId="744B8591" w14:textId="6B85C2A3"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012</w:t>
            </w:r>
          </w:p>
        </w:tc>
        <w:tc>
          <w:tcPr>
            <w:tcW w:w="990" w:type="dxa"/>
          </w:tcPr>
          <w:p w14:paraId="6718C8C3" w14:textId="24B9AC06"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002</w:t>
            </w:r>
          </w:p>
        </w:tc>
      </w:tr>
      <w:tr w:rsidR="00627B9E" w:rsidRPr="00283FF5" w14:paraId="009CA2C3" w14:textId="77777777" w:rsidTr="00560D7E">
        <w:tc>
          <w:tcPr>
            <w:tcW w:w="1885" w:type="dxa"/>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
          <w:p w14:paraId="19A9C689" w14:textId="17900CB2" w:rsidR="0071556C" w:rsidRPr="00283FF5" w:rsidRDefault="00526BDB"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28DB4450" w14:textId="1B405E2B" w:rsidR="0071556C" w:rsidRPr="00283FF5" w:rsidRDefault="00526BDB" w:rsidP="00627B9E">
            <w:pPr>
              <w:spacing w:line="480" w:lineRule="auto"/>
              <w:jc w:val="center"/>
              <w:rPr>
                <w:sz w:val="24"/>
                <w:szCs w:val="24"/>
              </w:rPr>
            </w:pPr>
            <w:r>
              <w:rPr>
                <w:sz w:val="24"/>
                <w:szCs w:val="24"/>
              </w:rPr>
              <w:t>0.</w:t>
            </w:r>
            <w:r w:rsidR="005229CC">
              <w:rPr>
                <w:sz w:val="24"/>
                <w:szCs w:val="24"/>
              </w:rPr>
              <w:t>172</w:t>
            </w:r>
          </w:p>
        </w:tc>
        <w:tc>
          <w:tcPr>
            <w:tcW w:w="1269" w:type="dxa"/>
          </w:tcPr>
          <w:p w14:paraId="713936D8" w14:textId="2DEEEEA4" w:rsidR="0071556C" w:rsidRPr="00283FF5" w:rsidRDefault="00526BDB" w:rsidP="00627B9E">
            <w:pPr>
              <w:spacing w:line="480" w:lineRule="auto"/>
              <w:jc w:val="center"/>
              <w:rPr>
                <w:sz w:val="24"/>
                <w:szCs w:val="24"/>
              </w:rPr>
            </w:pPr>
            <w:r>
              <w:rPr>
                <w:sz w:val="24"/>
                <w:szCs w:val="24"/>
              </w:rPr>
              <w:t>0.</w:t>
            </w:r>
            <w:r w:rsidR="005229CC">
              <w:rPr>
                <w:sz w:val="24"/>
                <w:szCs w:val="24"/>
              </w:rPr>
              <w:t>830</w:t>
            </w:r>
            <w:r>
              <w:rPr>
                <w:sz w:val="24"/>
                <w:szCs w:val="24"/>
              </w:rPr>
              <w:t>***</w:t>
            </w:r>
          </w:p>
        </w:tc>
        <w:tc>
          <w:tcPr>
            <w:tcW w:w="1203" w:type="dxa"/>
          </w:tcPr>
          <w:p w14:paraId="2BFC4AC9" w14:textId="301D7E1C" w:rsidR="00526BDB" w:rsidRPr="00283FF5" w:rsidRDefault="00526BDB" w:rsidP="00627B9E">
            <w:pPr>
              <w:spacing w:line="480" w:lineRule="auto"/>
              <w:jc w:val="center"/>
              <w:rPr>
                <w:sz w:val="24"/>
                <w:szCs w:val="24"/>
              </w:rPr>
            </w:pPr>
            <w:r>
              <w:rPr>
                <w:sz w:val="24"/>
                <w:szCs w:val="24"/>
              </w:rPr>
              <w:t>-0.</w:t>
            </w:r>
            <w:r w:rsidR="005229CC">
              <w:rPr>
                <w:sz w:val="24"/>
                <w:szCs w:val="24"/>
              </w:rPr>
              <w:t>067</w:t>
            </w:r>
          </w:p>
        </w:tc>
        <w:tc>
          <w:tcPr>
            <w:tcW w:w="1067" w:type="dxa"/>
          </w:tcPr>
          <w:p w14:paraId="15E8CB58" w14:textId="00374BE5" w:rsidR="0071556C" w:rsidRPr="00283FF5" w:rsidRDefault="00C15876" w:rsidP="00627B9E">
            <w:pPr>
              <w:spacing w:line="480" w:lineRule="auto"/>
              <w:jc w:val="center"/>
              <w:rPr>
                <w:sz w:val="24"/>
                <w:szCs w:val="24"/>
              </w:rPr>
            </w:pPr>
            <w:r>
              <w:rPr>
                <w:sz w:val="24"/>
                <w:szCs w:val="24"/>
              </w:rPr>
              <w:t>-0.</w:t>
            </w:r>
            <w:r w:rsidR="005229CC">
              <w:rPr>
                <w:sz w:val="24"/>
                <w:szCs w:val="24"/>
              </w:rPr>
              <w:t>050</w:t>
            </w:r>
          </w:p>
        </w:tc>
        <w:tc>
          <w:tcPr>
            <w:tcW w:w="990" w:type="dxa"/>
          </w:tcPr>
          <w:p w14:paraId="5195E451" w14:textId="0CA1BA6C" w:rsidR="0071556C" w:rsidRPr="00283FF5" w:rsidRDefault="00C15876" w:rsidP="00627B9E">
            <w:pPr>
              <w:spacing w:line="480" w:lineRule="auto"/>
              <w:jc w:val="center"/>
              <w:rPr>
                <w:sz w:val="24"/>
                <w:szCs w:val="24"/>
              </w:rPr>
            </w:pPr>
            <w:r>
              <w:rPr>
                <w:sz w:val="24"/>
                <w:szCs w:val="24"/>
              </w:rPr>
              <w:t>-0.</w:t>
            </w:r>
            <w:r w:rsidR="005229CC">
              <w:rPr>
                <w:sz w:val="24"/>
                <w:szCs w:val="24"/>
              </w:rPr>
              <w:t>012</w:t>
            </w:r>
          </w:p>
        </w:tc>
      </w:tr>
      <w:tr w:rsidR="00627B9E" w:rsidRPr="00283FF5" w14:paraId="0590488E" w14:textId="77777777" w:rsidTr="00560D7E">
        <w:tc>
          <w:tcPr>
            <w:tcW w:w="1885" w:type="dxa"/>
          </w:tcPr>
          <w:p w14:paraId="141CC39F" w14:textId="27701922" w:rsidR="0071556C" w:rsidRPr="00283FF5" w:rsidRDefault="0071556C" w:rsidP="00FA755C">
            <w:pPr>
              <w:rPr>
                <w:i/>
                <w:iCs/>
                <w:sz w:val="24"/>
                <w:szCs w:val="24"/>
              </w:rPr>
            </w:pPr>
            <w:r w:rsidRPr="00283FF5">
              <w:rPr>
                <w:i/>
                <w:iCs/>
                <w:sz w:val="24"/>
                <w:szCs w:val="24"/>
              </w:rPr>
              <w:t>Oxytr</w:t>
            </w:r>
            <w:r w:rsidR="005229CC">
              <w:rPr>
                <w:i/>
                <w:iCs/>
                <w:sz w:val="24"/>
                <w:szCs w:val="24"/>
              </w:rPr>
              <w:t>opis</w:t>
            </w:r>
            <w:r w:rsidRPr="00283FF5">
              <w:rPr>
                <w:i/>
                <w:iCs/>
                <w:sz w:val="24"/>
                <w:szCs w:val="24"/>
              </w:rPr>
              <w:t xml:space="preserve"> lambe</w:t>
            </w:r>
            <w:r w:rsidR="005229CC">
              <w:rPr>
                <w:i/>
                <w:iCs/>
                <w:sz w:val="24"/>
                <w:szCs w:val="24"/>
              </w:rPr>
              <w:t>rtii</w:t>
            </w:r>
          </w:p>
        </w:tc>
        <w:tc>
          <w:tcPr>
            <w:tcW w:w="1620" w:type="dxa"/>
          </w:tcPr>
          <w:p w14:paraId="1F170886" w14:textId="07ED028B" w:rsidR="0071556C" w:rsidRPr="00283FF5" w:rsidRDefault="00526BDB" w:rsidP="00627B9E">
            <w:pPr>
              <w:spacing w:line="480" w:lineRule="auto"/>
              <w:jc w:val="center"/>
              <w:rPr>
                <w:sz w:val="24"/>
                <w:szCs w:val="24"/>
              </w:rPr>
            </w:pPr>
            <w:r>
              <w:rPr>
                <w:sz w:val="24"/>
                <w:szCs w:val="24"/>
              </w:rPr>
              <w:t>0.</w:t>
            </w:r>
            <w:r w:rsidR="00C654C7">
              <w:rPr>
                <w:sz w:val="24"/>
                <w:szCs w:val="24"/>
              </w:rPr>
              <w:t>763</w:t>
            </w:r>
            <w:r>
              <w:rPr>
                <w:sz w:val="24"/>
                <w:szCs w:val="24"/>
              </w:rPr>
              <w:t>***</w:t>
            </w:r>
          </w:p>
        </w:tc>
        <w:tc>
          <w:tcPr>
            <w:tcW w:w="1501" w:type="dxa"/>
          </w:tcPr>
          <w:p w14:paraId="5144D4E5" w14:textId="4C2113F4" w:rsidR="0071556C" w:rsidRPr="00283FF5" w:rsidRDefault="00526BDB" w:rsidP="00627B9E">
            <w:pPr>
              <w:spacing w:line="480" w:lineRule="auto"/>
              <w:jc w:val="center"/>
              <w:rPr>
                <w:sz w:val="24"/>
                <w:szCs w:val="24"/>
              </w:rPr>
            </w:pPr>
            <w:r>
              <w:rPr>
                <w:sz w:val="24"/>
                <w:szCs w:val="24"/>
              </w:rPr>
              <w:t>0.</w:t>
            </w:r>
            <w:r w:rsidR="00C654C7">
              <w:rPr>
                <w:sz w:val="24"/>
                <w:szCs w:val="24"/>
              </w:rPr>
              <w:t>014</w:t>
            </w:r>
          </w:p>
        </w:tc>
        <w:tc>
          <w:tcPr>
            <w:tcW w:w="1269" w:type="dxa"/>
          </w:tcPr>
          <w:p w14:paraId="1ED018BD" w14:textId="53DA0B5F" w:rsidR="0071556C" w:rsidRPr="00283FF5" w:rsidRDefault="00526BDB" w:rsidP="00627B9E">
            <w:pPr>
              <w:spacing w:line="480" w:lineRule="auto"/>
              <w:jc w:val="center"/>
              <w:rPr>
                <w:sz w:val="24"/>
                <w:szCs w:val="24"/>
              </w:rPr>
            </w:pPr>
            <w:r>
              <w:rPr>
                <w:sz w:val="24"/>
                <w:szCs w:val="24"/>
              </w:rPr>
              <w:t>0.</w:t>
            </w:r>
            <w:r w:rsidR="00C654C7">
              <w:rPr>
                <w:sz w:val="24"/>
                <w:szCs w:val="24"/>
              </w:rPr>
              <w:t>164</w:t>
            </w:r>
          </w:p>
        </w:tc>
        <w:tc>
          <w:tcPr>
            <w:tcW w:w="1203" w:type="dxa"/>
          </w:tcPr>
          <w:p w14:paraId="5C1E3DEC" w14:textId="6BA7314E" w:rsidR="0071556C" w:rsidRPr="00283FF5" w:rsidRDefault="00526BDB" w:rsidP="00627B9E">
            <w:pPr>
              <w:spacing w:line="480" w:lineRule="auto"/>
              <w:jc w:val="center"/>
              <w:rPr>
                <w:sz w:val="24"/>
                <w:szCs w:val="24"/>
              </w:rPr>
            </w:pPr>
            <w:r>
              <w:rPr>
                <w:sz w:val="24"/>
                <w:szCs w:val="24"/>
              </w:rPr>
              <w:t>0.</w:t>
            </w:r>
            <w:r w:rsidR="00C654C7">
              <w:rPr>
                <w:sz w:val="24"/>
                <w:szCs w:val="24"/>
              </w:rPr>
              <w:t>366</w:t>
            </w:r>
          </w:p>
        </w:tc>
        <w:tc>
          <w:tcPr>
            <w:tcW w:w="1067" w:type="dxa"/>
          </w:tcPr>
          <w:p w14:paraId="2E8967C2" w14:textId="78F9AE98"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280</w:t>
            </w:r>
          </w:p>
        </w:tc>
        <w:tc>
          <w:tcPr>
            <w:tcW w:w="990" w:type="dxa"/>
          </w:tcPr>
          <w:p w14:paraId="016D5809" w14:textId="37E956CD"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005</w:t>
            </w:r>
          </w:p>
        </w:tc>
      </w:tr>
      <w:tr w:rsidR="00627B9E" w:rsidRPr="00283FF5" w14:paraId="790141E8" w14:textId="77777777" w:rsidTr="00560D7E">
        <w:tc>
          <w:tcPr>
            <w:tcW w:w="1885" w:type="dxa"/>
          </w:tcPr>
          <w:p w14:paraId="0B3C2A42" w14:textId="77777777" w:rsidR="0071556C" w:rsidRPr="00283FF5" w:rsidRDefault="0071556C" w:rsidP="00FA755C">
            <w:pPr>
              <w:rPr>
                <w:i/>
                <w:iCs/>
                <w:sz w:val="24"/>
                <w:szCs w:val="24"/>
              </w:rPr>
            </w:pPr>
            <w:r w:rsidRPr="00283FF5">
              <w:rPr>
                <w:i/>
                <w:iCs/>
                <w:sz w:val="24"/>
                <w:szCs w:val="24"/>
              </w:rPr>
              <w:t>Rosa arkansana</w:t>
            </w:r>
          </w:p>
        </w:tc>
        <w:tc>
          <w:tcPr>
            <w:tcW w:w="1620" w:type="dxa"/>
          </w:tcPr>
          <w:p w14:paraId="36D9727F" w14:textId="1C1F4EDA" w:rsidR="0071556C" w:rsidRPr="00283FF5" w:rsidRDefault="00526BDB" w:rsidP="00627B9E">
            <w:pPr>
              <w:spacing w:line="480" w:lineRule="auto"/>
              <w:jc w:val="center"/>
              <w:rPr>
                <w:sz w:val="24"/>
                <w:szCs w:val="24"/>
              </w:rPr>
            </w:pPr>
            <w:r>
              <w:rPr>
                <w:sz w:val="24"/>
                <w:szCs w:val="24"/>
              </w:rPr>
              <w:t>0.</w:t>
            </w:r>
            <w:r w:rsidR="00C654C7">
              <w:rPr>
                <w:sz w:val="24"/>
                <w:szCs w:val="24"/>
              </w:rPr>
              <w:t>745</w:t>
            </w:r>
            <w:r>
              <w:rPr>
                <w:sz w:val="24"/>
                <w:szCs w:val="24"/>
              </w:rPr>
              <w:t>***</w:t>
            </w:r>
          </w:p>
        </w:tc>
        <w:tc>
          <w:tcPr>
            <w:tcW w:w="1501" w:type="dxa"/>
          </w:tcPr>
          <w:p w14:paraId="48F2C2A1" w14:textId="11201F47" w:rsidR="0071556C" w:rsidRPr="00283FF5" w:rsidRDefault="00526BDB" w:rsidP="00627B9E">
            <w:pPr>
              <w:spacing w:line="480" w:lineRule="auto"/>
              <w:jc w:val="center"/>
              <w:rPr>
                <w:sz w:val="24"/>
                <w:szCs w:val="24"/>
              </w:rPr>
            </w:pPr>
            <w:r>
              <w:rPr>
                <w:sz w:val="24"/>
                <w:szCs w:val="24"/>
              </w:rPr>
              <w:t>0.</w:t>
            </w:r>
            <w:r w:rsidR="00C654C7">
              <w:rPr>
                <w:sz w:val="24"/>
                <w:szCs w:val="24"/>
              </w:rPr>
              <w:t>172</w:t>
            </w:r>
          </w:p>
        </w:tc>
        <w:tc>
          <w:tcPr>
            <w:tcW w:w="1269" w:type="dxa"/>
          </w:tcPr>
          <w:p w14:paraId="4F78C287" w14:textId="00DBFE70" w:rsidR="0071556C" w:rsidRPr="00283FF5" w:rsidRDefault="00526BDB" w:rsidP="00627B9E">
            <w:pPr>
              <w:spacing w:line="480" w:lineRule="auto"/>
              <w:jc w:val="center"/>
              <w:rPr>
                <w:sz w:val="24"/>
                <w:szCs w:val="24"/>
              </w:rPr>
            </w:pPr>
            <w:r>
              <w:rPr>
                <w:sz w:val="24"/>
                <w:szCs w:val="24"/>
              </w:rPr>
              <w:t>0.</w:t>
            </w:r>
            <w:r w:rsidR="00C654C7">
              <w:rPr>
                <w:sz w:val="24"/>
                <w:szCs w:val="24"/>
              </w:rPr>
              <w:t>576</w:t>
            </w:r>
            <w:r>
              <w:rPr>
                <w:sz w:val="24"/>
                <w:szCs w:val="24"/>
              </w:rPr>
              <w:t>**</w:t>
            </w:r>
          </w:p>
        </w:tc>
        <w:tc>
          <w:tcPr>
            <w:tcW w:w="1203" w:type="dxa"/>
          </w:tcPr>
          <w:p w14:paraId="4D24BE3F" w14:textId="4DCAFD8E" w:rsidR="0071556C" w:rsidRPr="00283FF5" w:rsidRDefault="00526BDB" w:rsidP="00627B9E">
            <w:pPr>
              <w:spacing w:line="480" w:lineRule="auto"/>
              <w:jc w:val="center"/>
              <w:rPr>
                <w:sz w:val="24"/>
                <w:szCs w:val="24"/>
              </w:rPr>
            </w:pPr>
            <w:r>
              <w:rPr>
                <w:sz w:val="24"/>
                <w:szCs w:val="24"/>
              </w:rPr>
              <w:t>0.</w:t>
            </w:r>
            <w:r w:rsidR="00C654C7">
              <w:rPr>
                <w:sz w:val="24"/>
                <w:szCs w:val="24"/>
              </w:rPr>
              <w:t>478</w:t>
            </w:r>
            <w:r>
              <w:rPr>
                <w:sz w:val="24"/>
                <w:szCs w:val="24"/>
              </w:rPr>
              <w:t>**</w:t>
            </w:r>
          </w:p>
        </w:tc>
        <w:tc>
          <w:tcPr>
            <w:tcW w:w="1067" w:type="dxa"/>
          </w:tcPr>
          <w:p w14:paraId="1E2DE212" w14:textId="139158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356</w:t>
            </w:r>
            <w:r w:rsidR="0071556C">
              <w:rPr>
                <w:sz w:val="24"/>
                <w:szCs w:val="24"/>
              </w:rPr>
              <w:t>**</w:t>
            </w:r>
          </w:p>
        </w:tc>
        <w:tc>
          <w:tcPr>
            <w:tcW w:w="990" w:type="dxa"/>
          </w:tcPr>
          <w:p w14:paraId="6C8C7E60" w14:textId="4AB75EE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082</w:t>
            </w:r>
          </w:p>
        </w:tc>
      </w:tr>
      <w:tr w:rsidR="00627B9E" w:rsidRPr="00283FF5" w14:paraId="71DB2728" w14:textId="77777777" w:rsidTr="00560D7E">
        <w:tc>
          <w:tcPr>
            <w:tcW w:w="1885" w:type="dxa"/>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
          <w:p w14:paraId="56C721E0" w14:textId="3907D326" w:rsidR="0071556C" w:rsidRPr="00283FF5" w:rsidRDefault="00526BDB" w:rsidP="00627B9E">
            <w:pPr>
              <w:spacing w:line="480" w:lineRule="auto"/>
              <w:jc w:val="center"/>
              <w:rPr>
                <w:sz w:val="24"/>
                <w:szCs w:val="24"/>
              </w:rPr>
            </w:pPr>
            <w:r>
              <w:rPr>
                <w:sz w:val="24"/>
                <w:szCs w:val="24"/>
              </w:rPr>
              <w:t>0.</w:t>
            </w:r>
            <w:r w:rsidR="00C654C7">
              <w:rPr>
                <w:sz w:val="24"/>
                <w:szCs w:val="24"/>
              </w:rPr>
              <w:t>750</w:t>
            </w:r>
            <w:r>
              <w:rPr>
                <w:sz w:val="24"/>
                <w:szCs w:val="24"/>
              </w:rPr>
              <w:t>***</w:t>
            </w:r>
          </w:p>
        </w:tc>
        <w:tc>
          <w:tcPr>
            <w:tcW w:w="1501" w:type="dxa"/>
          </w:tcPr>
          <w:p w14:paraId="3017279B" w14:textId="58B4020A" w:rsidR="0071556C" w:rsidRPr="00283FF5" w:rsidRDefault="00526BDB" w:rsidP="00627B9E">
            <w:pPr>
              <w:spacing w:line="480" w:lineRule="auto"/>
              <w:jc w:val="center"/>
              <w:rPr>
                <w:sz w:val="24"/>
                <w:szCs w:val="24"/>
              </w:rPr>
            </w:pPr>
            <w:r>
              <w:rPr>
                <w:sz w:val="24"/>
                <w:szCs w:val="24"/>
              </w:rPr>
              <w:t>0.</w:t>
            </w:r>
            <w:r w:rsidR="00C654C7">
              <w:rPr>
                <w:sz w:val="24"/>
                <w:szCs w:val="24"/>
              </w:rPr>
              <w:t>206</w:t>
            </w:r>
          </w:p>
        </w:tc>
        <w:tc>
          <w:tcPr>
            <w:tcW w:w="1269" w:type="dxa"/>
          </w:tcPr>
          <w:p w14:paraId="29B3EB98" w14:textId="205F4D7B" w:rsidR="0071556C" w:rsidRPr="00283FF5" w:rsidRDefault="00526BDB" w:rsidP="00627B9E">
            <w:pPr>
              <w:spacing w:line="480" w:lineRule="auto"/>
              <w:jc w:val="center"/>
              <w:rPr>
                <w:sz w:val="24"/>
                <w:szCs w:val="24"/>
              </w:rPr>
            </w:pPr>
            <w:r>
              <w:rPr>
                <w:sz w:val="24"/>
                <w:szCs w:val="24"/>
              </w:rPr>
              <w:t>-0.</w:t>
            </w:r>
            <w:r w:rsidR="00C654C7">
              <w:rPr>
                <w:sz w:val="24"/>
                <w:szCs w:val="24"/>
              </w:rPr>
              <w:t>192</w:t>
            </w:r>
          </w:p>
        </w:tc>
        <w:tc>
          <w:tcPr>
            <w:tcW w:w="1203" w:type="dxa"/>
          </w:tcPr>
          <w:p w14:paraId="37006E5D" w14:textId="4AB1931B" w:rsidR="0071556C" w:rsidRPr="00283FF5" w:rsidRDefault="00526BDB" w:rsidP="00627B9E">
            <w:pPr>
              <w:spacing w:line="480" w:lineRule="auto"/>
              <w:jc w:val="center"/>
              <w:rPr>
                <w:sz w:val="24"/>
                <w:szCs w:val="24"/>
              </w:rPr>
            </w:pPr>
            <w:r>
              <w:rPr>
                <w:sz w:val="24"/>
                <w:szCs w:val="24"/>
              </w:rPr>
              <w:t>0.</w:t>
            </w:r>
            <w:r w:rsidR="00C654C7">
              <w:rPr>
                <w:sz w:val="24"/>
                <w:szCs w:val="24"/>
              </w:rPr>
              <w:t>450</w:t>
            </w:r>
          </w:p>
        </w:tc>
        <w:tc>
          <w:tcPr>
            <w:tcW w:w="1067" w:type="dxa"/>
          </w:tcPr>
          <w:p w14:paraId="00D84062" w14:textId="03B12C73"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338</w:t>
            </w:r>
          </w:p>
        </w:tc>
        <w:tc>
          <w:tcPr>
            <w:tcW w:w="990" w:type="dxa"/>
          </w:tcPr>
          <w:p w14:paraId="12974C48" w14:textId="498DBBA2"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092</w:t>
            </w:r>
          </w:p>
        </w:tc>
      </w:tr>
      <w:tr w:rsidR="00627B9E" w:rsidRPr="00283FF5" w14:paraId="7A7F129E" w14:textId="77777777" w:rsidTr="00560D7E">
        <w:tc>
          <w:tcPr>
            <w:tcW w:w="1885" w:type="dxa"/>
          </w:tcPr>
          <w:p w14:paraId="7F7A1D38" w14:textId="77777777" w:rsidR="0071556C" w:rsidRPr="00283FF5" w:rsidRDefault="0071556C" w:rsidP="00FA755C">
            <w:pPr>
              <w:rPr>
                <w:i/>
                <w:iCs/>
                <w:sz w:val="24"/>
                <w:szCs w:val="24"/>
              </w:rPr>
            </w:pPr>
            <w:r w:rsidRPr="00283FF5">
              <w:rPr>
                <w:i/>
                <w:iCs/>
                <w:sz w:val="24"/>
                <w:szCs w:val="24"/>
              </w:rPr>
              <w:t>Penstemon gracilis</w:t>
            </w:r>
          </w:p>
        </w:tc>
        <w:tc>
          <w:tcPr>
            <w:tcW w:w="1620" w:type="dxa"/>
          </w:tcPr>
          <w:p w14:paraId="22FA1E1F" w14:textId="198B8AC3" w:rsidR="0071556C" w:rsidRPr="00283FF5" w:rsidRDefault="00526BDB" w:rsidP="00627B9E">
            <w:pPr>
              <w:spacing w:line="480" w:lineRule="auto"/>
              <w:jc w:val="center"/>
              <w:rPr>
                <w:sz w:val="24"/>
                <w:szCs w:val="24"/>
              </w:rPr>
            </w:pPr>
            <w:r>
              <w:rPr>
                <w:sz w:val="24"/>
                <w:szCs w:val="24"/>
              </w:rPr>
              <w:t>0.</w:t>
            </w:r>
            <w:r w:rsidR="00C654C7">
              <w:rPr>
                <w:sz w:val="24"/>
                <w:szCs w:val="24"/>
              </w:rPr>
              <w:t>740</w:t>
            </w:r>
            <w:r>
              <w:rPr>
                <w:sz w:val="24"/>
                <w:szCs w:val="24"/>
              </w:rPr>
              <w:t>***</w:t>
            </w:r>
          </w:p>
        </w:tc>
        <w:tc>
          <w:tcPr>
            <w:tcW w:w="1501" w:type="dxa"/>
          </w:tcPr>
          <w:p w14:paraId="43BFB641" w14:textId="0748C4B3" w:rsidR="0071556C" w:rsidRPr="00283FF5" w:rsidRDefault="00526BDB" w:rsidP="00627B9E">
            <w:pPr>
              <w:spacing w:line="480" w:lineRule="auto"/>
              <w:jc w:val="center"/>
              <w:rPr>
                <w:sz w:val="24"/>
                <w:szCs w:val="24"/>
              </w:rPr>
            </w:pPr>
            <w:r>
              <w:rPr>
                <w:sz w:val="24"/>
                <w:szCs w:val="24"/>
              </w:rPr>
              <w:t>0.</w:t>
            </w:r>
            <w:r w:rsidR="00C654C7">
              <w:rPr>
                <w:sz w:val="24"/>
                <w:szCs w:val="24"/>
              </w:rPr>
              <w:t>212</w:t>
            </w:r>
          </w:p>
        </w:tc>
        <w:tc>
          <w:tcPr>
            <w:tcW w:w="1269" w:type="dxa"/>
          </w:tcPr>
          <w:p w14:paraId="27A37CE4" w14:textId="0B09BB84" w:rsidR="0071556C" w:rsidRPr="00283FF5" w:rsidRDefault="00526BDB" w:rsidP="00627B9E">
            <w:pPr>
              <w:spacing w:line="480" w:lineRule="auto"/>
              <w:jc w:val="center"/>
              <w:rPr>
                <w:sz w:val="24"/>
                <w:szCs w:val="24"/>
              </w:rPr>
            </w:pPr>
            <w:r>
              <w:rPr>
                <w:sz w:val="24"/>
                <w:szCs w:val="24"/>
              </w:rPr>
              <w:t>0.</w:t>
            </w:r>
            <w:r w:rsidR="00C654C7">
              <w:rPr>
                <w:sz w:val="24"/>
                <w:szCs w:val="24"/>
              </w:rPr>
              <w:t>633</w:t>
            </w:r>
            <w:r>
              <w:rPr>
                <w:sz w:val="24"/>
                <w:szCs w:val="24"/>
              </w:rPr>
              <w:t>*</w:t>
            </w:r>
          </w:p>
        </w:tc>
        <w:tc>
          <w:tcPr>
            <w:tcW w:w="1203" w:type="dxa"/>
          </w:tcPr>
          <w:p w14:paraId="7C42DCD5" w14:textId="48C2ED22" w:rsidR="0071556C" w:rsidRPr="00283FF5" w:rsidRDefault="00526BDB" w:rsidP="00627B9E">
            <w:pPr>
              <w:spacing w:line="480" w:lineRule="auto"/>
              <w:jc w:val="center"/>
              <w:rPr>
                <w:sz w:val="24"/>
                <w:szCs w:val="24"/>
              </w:rPr>
            </w:pPr>
            <w:r>
              <w:rPr>
                <w:sz w:val="24"/>
                <w:szCs w:val="24"/>
              </w:rPr>
              <w:t>0.</w:t>
            </w:r>
            <w:r w:rsidR="00C654C7">
              <w:rPr>
                <w:sz w:val="24"/>
                <w:szCs w:val="24"/>
              </w:rPr>
              <w:t>089</w:t>
            </w:r>
          </w:p>
        </w:tc>
        <w:tc>
          <w:tcPr>
            <w:tcW w:w="1067" w:type="dxa"/>
          </w:tcPr>
          <w:p w14:paraId="0ABFD892" w14:textId="72A26F6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066</w:t>
            </w:r>
          </w:p>
        </w:tc>
        <w:tc>
          <w:tcPr>
            <w:tcW w:w="990" w:type="dxa"/>
          </w:tcPr>
          <w:p w14:paraId="53597A48" w14:textId="2509A157"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019</w:t>
            </w:r>
          </w:p>
        </w:tc>
      </w:tr>
      <w:tr w:rsidR="00627B9E" w:rsidRPr="00283FF5" w14:paraId="1B50F394" w14:textId="77777777" w:rsidTr="00560D7E">
        <w:tc>
          <w:tcPr>
            <w:tcW w:w="1885" w:type="dxa"/>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
          <w:p w14:paraId="39C28258" w14:textId="76DB8B3E" w:rsidR="0071556C" w:rsidRPr="00283FF5" w:rsidRDefault="00526BDB" w:rsidP="00627B9E">
            <w:pPr>
              <w:spacing w:line="480" w:lineRule="auto"/>
              <w:jc w:val="center"/>
              <w:rPr>
                <w:sz w:val="24"/>
                <w:szCs w:val="24"/>
              </w:rPr>
            </w:pPr>
            <w:r>
              <w:rPr>
                <w:sz w:val="24"/>
                <w:szCs w:val="24"/>
              </w:rPr>
              <w:t>0.</w:t>
            </w:r>
            <w:r w:rsidR="00C654C7">
              <w:rPr>
                <w:sz w:val="24"/>
                <w:szCs w:val="24"/>
              </w:rPr>
              <w:t>473</w:t>
            </w:r>
            <w:r>
              <w:rPr>
                <w:sz w:val="24"/>
                <w:szCs w:val="24"/>
              </w:rPr>
              <w:t>***</w:t>
            </w:r>
          </w:p>
        </w:tc>
        <w:tc>
          <w:tcPr>
            <w:tcW w:w="1501" w:type="dxa"/>
          </w:tcPr>
          <w:p w14:paraId="1899709A" w14:textId="7740798D" w:rsidR="0071556C" w:rsidRPr="00283FF5" w:rsidRDefault="00526BDB" w:rsidP="00627B9E">
            <w:pPr>
              <w:spacing w:line="480" w:lineRule="auto"/>
              <w:jc w:val="center"/>
              <w:rPr>
                <w:sz w:val="24"/>
                <w:szCs w:val="24"/>
              </w:rPr>
            </w:pPr>
            <w:r>
              <w:rPr>
                <w:sz w:val="24"/>
                <w:szCs w:val="24"/>
              </w:rPr>
              <w:t>0.</w:t>
            </w:r>
            <w:r w:rsidR="00C654C7">
              <w:rPr>
                <w:sz w:val="24"/>
                <w:szCs w:val="24"/>
              </w:rPr>
              <w:t>371</w:t>
            </w:r>
            <w:r>
              <w:rPr>
                <w:sz w:val="24"/>
                <w:szCs w:val="24"/>
              </w:rPr>
              <w:t>**</w:t>
            </w:r>
          </w:p>
        </w:tc>
        <w:tc>
          <w:tcPr>
            <w:tcW w:w="1269" w:type="dxa"/>
          </w:tcPr>
          <w:p w14:paraId="0E458E9D" w14:textId="1506B23E" w:rsidR="0071556C" w:rsidRPr="00283FF5" w:rsidRDefault="00526BDB" w:rsidP="00627B9E">
            <w:pPr>
              <w:spacing w:line="480" w:lineRule="auto"/>
              <w:jc w:val="center"/>
              <w:rPr>
                <w:sz w:val="24"/>
                <w:szCs w:val="24"/>
              </w:rPr>
            </w:pPr>
            <w:r>
              <w:rPr>
                <w:sz w:val="24"/>
                <w:szCs w:val="24"/>
              </w:rPr>
              <w:t>0.</w:t>
            </w:r>
            <w:r w:rsidR="00C654C7">
              <w:rPr>
                <w:sz w:val="24"/>
                <w:szCs w:val="24"/>
              </w:rPr>
              <w:t>771</w:t>
            </w:r>
            <w:r>
              <w:rPr>
                <w:sz w:val="24"/>
                <w:szCs w:val="24"/>
              </w:rPr>
              <w:t>***</w:t>
            </w:r>
          </w:p>
        </w:tc>
        <w:tc>
          <w:tcPr>
            <w:tcW w:w="1203" w:type="dxa"/>
          </w:tcPr>
          <w:p w14:paraId="6A763B53" w14:textId="0778B445" w:rsidR="0071556C" w:rsidRPr="00283FF5" w:rsidRDefault="00526BDB" w:rsidP="00627B9E">
            <w:pPr>
              <w:spacing w:line="480" w:lineRule="auto"/>
              <w:jc w:val="center"/>
              <w:rPr>
                <w:sz w:val="24"/>
                <w:szCs w:val="24"/>
              </w:rPr>
            </w:pPr>
            <w:r>
              <w:rPr>
                <w:sz w:val="24"/>
                <w:szCs w:val="24"/>
              </w:rPr>
              <w:t>0.</w:t>
            </w:r>
            <w:r w:rsidR="00C654C7">
              <w:rPr>
                <w:sz w:val="24"/>
                <w:szCs w:val="24"/>
              </w:rPr>
              <w:t>294</w:t>
            </w:r>
            <w:r>
              <w:rPr>
                <w:sz w:val="24"/>
                <w:szCs w:val="24"/>
              </w:rPr>
              <w:t>***</w:t>
            </w:r>
          </w:p>
        </w:tc>
        <w:tc>
          <w:tcPr>
            <w:tcW w:w="1067" w:type="dxa"/>
          </w:tcPr>
          <w:p w14:paraId="00685B19" w14:textId="5ECBC6D2"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139</w:t>
            </w:r>
            <w:r w:rsidR="0071556C">
              <w:rPr>
                <w:sz w:val="24"/>
                <w:szCs w:val="24"/>
              </w:rPr>
              <w:t>*</w:t>
            </w:r>
          </w:p>
        </w:tc>
        <w:tc>
          <w:tcPr>
            <w:tcW w:w="990" w:type="dxa"/>
          </w:tcPr>
          <w:p w14:paraId="23347BFA" w14:textId="41E089F6"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109</w:t>
            </w:r>
            <w:r w:rsidR="0071556C">
              <w:rPr>
                <w:sz w:val="24"/>
                <w:szCs w:val="24"/>
              </w:rPr>
              <w:t>*</w:t>
            </w:r>
          </w:p>
        </w:tc>
      </w:tr>
      <w:tr w:rsidR="00627B9E" w:rsidRPr="00283FF5" w14:paraId="22FAE077" w14:textId="77777777" w:rsidTr="00560D7E">
        <w:tc>
          <w:tcPr>
            <w:tcW w:w="1885" w:type="dxa"/>
          </w:tcPr>
          <w:p w14:paraId="68DB41B3" w14:textId="77777777" w:rsidR="0071556C" w:rsidRPr="00283FF5" w:rsidRDefault="0071556C" w:rsidP="00FA755C">
            <w:pPr>
              <w:rPr>
                <w:i/>
                <w:iCs/>
                <w:sz w:val="24"/>
                <w:szCs w:val="24"/>
              </w:rPr>
            </w:pPr>
            <w:r w:rsidRPr="00283FF5">
              <w:rPr>
                <w:i/>
                <w:iCs/>
                <w:sz w:val="24"/>
                <w:szCs w:val="24"/>
              </w:rPr>
              <w:t>Oenothera nuttallii</w:t>
            </w:r>
          </w:p>
        </w:tc>
        <w:tc>
          <w:tcPr>
            <w:tcW w:w="1620" w:type="dxa"/>
          </w:tcPr>
          <w:p w14:paraId="0AEC7594" w14:textId="080642D0" w:rsidR="0071556C" w:rsidRPr="00283FF5" w:rsidRDefault="00526BDB" w:rsidP="00627B9E">
            <w:pPr>
              <w:spacing w:line="480" w:lineRule="auto"/>
              <w:jc w:val="center"/>
              <w:rPr>
                <w:sz w:val="24"/>
                <w:szCs w:val="24"/>
              </w:rPr>
            </w:pPr>
            <w:r>
              <w:rPr>
                <w:sz w:val="24"/>
                <w:szCs w:val="24"/>
              </w:rPr>
              <w:t>0.</w:t>
            </w:r>
            <w:r w:rsidR="00C654C7">
              <w:rPr>
                <w:sz w:val="24"/>
                <w:szCs w:val="24"/>
              </w:rPr>
              <w:t>566</w:t>
            </w:r>
            <w:r>
              <w:rPr>
                <w:sz w:val="24"/>
                <w:szCs w:val="24"/>
              </w:rPr>
              <w:t>*</w:t>
            </w:r>
          </w:p>
        </w:tc>
        <w:tc>
          <w:tcPr>
            <w:tcW w:w="1501" w:type="dxa"/>
          </w:tcPr>
          <w:p w14:paraId="0F99484F" w14:textId="43051022" w:rsidR="0071556C" w:rsidRPr="00283FF5" w:rsidRDefault="00526BDB" w:rsidP="00627B9E">
            <w:pPr>
              <w:spacing w:line="480" w:lineRule="auto"/>
              <w:jc w:val="center"/>
              <w:rPr>
                <w:sz w:val="24"/>
                <w:szCs w:val="24"/>
              </w:rPr>
            </w:pPr>
            <w:r>
              <w:rPr>
                <w:sz w:val="24"/>
                <w:szCs w:val="24"/>
              </w:rPr>
              <w:t>0.</w:t>
            </w:r>
            <w:r w:rsidR="00C654C7">
              <w:rPr>
                <w:sz w:val="24"/>
                <w:szCs w:val="24"/>
              </w:rPr>
              <w:t>367</w:t>
            </w:r>
          </w:p>
        </w:tc>
        <w:tc>
          <w:tcPr>
            <w:tcW w:w="1269" w:type="dxa"/>
          </w:tcPr>
          <w:p w14:paraId="1AD441AA" w14:textId="64DE1C4E" w:rsidR="0071556C" w:rsidRPr="00283FF5" w:rsidRDefault="00526BDB" w:rsidP="00627B9E">
            <w:pPr>
              <w:spacing w:line="480" w:lineRule="auto"/>
              <w:jc w:val="center"/>
              <w:rPr>
                <w:sz w:val="24"/>
                <w:szCs w:val="24"/>
              </w:rPr>
            </w:pPr>
            <w:r>
              <w:rPr>
                <w:sz w:val="24"/>
                <w:szCs w:val="24"/>
              </w:rPr>
              <w:t>-0.</w:t>
            </w:r>
            <w:r w:rsidR="00C654C7">
              <w:rPr>
                <w:sz w:val="24"/>
                <w:szCs w:val="24"/>
              </w:rPr>
              <w:t>099</w:t>
            </w:r>
          </w:p>
        </w:tc>
        <w:tc>
          <w:tcPr>
            <w:tcW w:w="1203" w:type="dxa"/>
          </w:tcPr>
          <w:p w14:paraId="38CD4CB6" w14:textId="33875BD1" w:rsidR="0071556C" w:rsidRPr="00283FF5" w:rsidRDefault="00C654C7" w:rsidP="00627B9E">
            <w:pPr>
              <w:spacing w:line="480" w:lineRule="auto"/>
              <w:jc w:val="center"/>
              <w:rPr>
                <w:sz w:val="24"/>
                <w:szCs w:val="24"/>
              </w:rPr>
            </w:pPr>
            <w:r>
              <w:rPr>
                <w:sz w:val="24"/>
                <w:szCs w:val="24"/>
              </w:rPr>
              <w:t>0.336</w:t>
            </w:r>
          </w:p>
        </w:tc>
        <w:tc>
          <w:tcPr>
            <w:tcW w:w="1067" w:type="dxa"/>
          </w:tcPr>
          <w:p w14:paraId="3E746BE2" w14:textId="46914B23" w:rsidR="0071556C" w:rsidRPr="00283FF5" w:rsidRDefault="005E2D5B" w:rsidP="00627B9E">
            <w:pPr>
              <w:spacing w:line="480" w:lineRule="auto"/>
              <w:jc w:val="center"/>
              <w:rPr>
                <w:sz w:val="24"/>
                <w:szCs w:val="24"/>
              </w:rPr>
            </w:pPr>
            <w:r>
              <w:rPr>
                <w:sz w:val="24"/>
                <w:szCs w:val="24"/>
              </w:rPr>
              <w:t>0.</w:t>
            </w:r>
            <w:r w:rsidR="00C654C7">
              <w:rPr>
                <w:sz w:val="24"/>
                <w:szCs w:val="24"/>
              </w:rPr>
              <w:t>190</w:t>
            </w:r>
          </w:p>
        </w:tc>
        <w:tc>
          <w:tcPr>
            <w:tcW w:w="990" w:type="dxa"/>
          </w:tcPr>
          <w:p w14:paraId="3D2D3C8A" w14:textId="12E98507" w:rsidR="0071556C" w:rsidRPr="00283FF5" w:rsidRDefault="005E2D5B" w:rsidP="00627B9E">
            <w:pPr>
              <w:spacing w:line="480" w:lineRule="auto"/>
              <w:jc w:val="center"/>
              <w:rPr>
                <w:sz w:val="24"/>
                <w:szCs w:val="24"/>
              </w:rPr>
            </w:pPr>
            <w:r>
              <w:rPr>
                <w:sz w:val="24"/>
                <w:szCs w:val="24"/>
              </w:rPr>
              <w:t>0.</w:t>
            </w:r>
            <w:r w:rsidR="00C654C7">
              <w:rPr>
                <w:sz w:val="24"/>
                <w:szCs w:val="24"/>
              </w:rPr>
              <w:t>123</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1776EBB3" w14:textId="08F59DEA" w:rsidR="00767C00" w:rsidRDefault="00767C00" w:rsidP="00FA755C">
      <w:pPr>
        <w:tabs>
          <w:tab w:val="left" w:pos="810"/>
        </w:tabs>
        <w:rPr>
          <w:sz w:val="24"/>
          <w:szCs w:val="24"/>
        </w:rPr>
      </w:pPr>
      <w:r>
        <w:rPr>
          <w:sz w:val="24"/>
          <w:szCs w:val="24"/>
        </w:rPr>
        <w:t xml:space="preserve">Figure 1. </w:t>
      </w:r>
      <w:r w:rsidR="00560D7E">
        <w:rPr>
          <w:sz w:val="24"/>
          <w:szCs w:val="24"/>
        </w:rPr>
        <w:t xml:space="preserve">Full path diagram (a) and reduced path diagram excluding DOBG (b). </w:t>
      </w:r>
      <w:r w:rsidR="00A95C66">
        <w:rPr>
          <w:sz w:val="24"/>
          <w:szCs w:val="24"/>
        </w:rPr>
        <w:t>The reduced path diagram was used for the structural equation modeling.</w:t>
      </w:r>
    </w:p>
    <w:p w14:paraId="662B95C7" w14:textId="77777777" w:rsidR="00767C00" w:rsidRDefault="00767C00" w:rsidP="00FA755C">
      <w:pPr>
        <w:tabs>
          <w:tab w:val="left" w:pos="810"/>
        </w:tabs>
        <w:rPr>
          <w:sz w:val="24"/>
          <w:szCs w:val="24"/>
        </w:rPr>
      </w:pPr>
    </w:p>
    <w:p w14:paraId="2EEE13C2" w14:textId="64CB440A" w:rsidR="00F211FD" w:rsidRDefault="00F211FD" w:rsidP="00FA755C">
      <w:pPr>
        <w:tabs>
          <w:tab w:val="left" w:pos="810"/>
        </w:tabs>
        <w:rPr>
          <w:sz w:val="24"/>
          <w:szCs w:val="24"/>
        </w:rPr>
      </w:pPr>
      <w:r w:rsidRPr="00F211FD">
        <w:rPr>
          <w:sz w:val="24"/>
          <w:szCs w:val="24"/>
        </w:rPr>
        <w:t xml:space="preserve">Figure </w:t>
      </w:r>
      <w:r w:rsidR="00767C00">
        <w:rPr>
          <w:sz w:val="24"/>
          <w:szCs w:val="24"/>
        </w:rPr>
        <w:t>2</w:t>
      </w:r>
      <w:r w:rsidRPr="00F211FD">
        <w:rPr>
          <w:sz w:val="24"/>
          <w:szCs w:val="24"/>
        </w:rPr>
        <w:t xml:space="preserve">.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2FD68A32" w14:textId="54807296" w:rsidR="00F211FD" w:rsidRDefault="00F211FD" w:rsidP="00FA755C">
      <w:pPr>
        <w:tabs>
          <w:tab w:val="left" w:pos="810"/>
        </w:tabs>
        <w:rPr>
          <w:sz w:val="24"/>
          <w:szCs w:val="24"/>
        </w:rPr>
      </w:pPr>
    </w:p>
    <w:p w14:paraId="5EB8B6D6" w14:textId="565F2782" w:rsidR="00F211FD" w:rsidRDefault="00F211FD" w:rsidP="00FA755C">
      <w:pPr>
        <w:tabs>
          <w:tab w:val="left" w:pos="810"/>
        </w:tabs>
        <w:rPr>
          <w:sz w:val="24"/>
          <w:szCs w:val="24"/>
        </w:rPr>
      </w:pPr>
      <w:r>
        <w:rPr>
          <w:sz w:val="24"/>
          <w:szCs w:val="24"/>
        </w:rPr>
        <w:t xml:space="preserve">Figure </w:t>
      </w:r>
      <w:r w:rsidR="00767C00">
        <w:rPr>
          <w:sz w:val="24"/>
          <w:szCs w:val="24"/>
        </w:rPr>
        <w:t>3</w:t>
      </w:r>
      <w:r>
        <w:rPr>
          <w:sz w:val="24"/>
          <w:szCs w:val="24"/>
        </w:rPr>
        <w:t>.</w:t>
      </w:r>
      <w:r w:rsidRPr="00F211FD">
        <w:rPr>
          <w:sz w:val="24"/>
          <w:szCs w:val="24"/>
        </w:rPr>
        <w:t xml:space="preserve"> </w:t>
      </w:r>
      <w:r w:rsidRPr="00283FF5">
        <w:rPr>
          <w:sz w:val="24"/>
          <w:szCs w:val="24"/>
        </w:rPr>
        <w:t xml:space="preserve">Path diagrams with </w:t>
      </w:r>
      <w:commentRangeStart w:id="16"/>
      <w:r w:rsidRPr="00283FF5">
        <w:rPr>
          <w:sz w:val="24"/>
          <w:szCs w:val="24"/>
        </w:rPr>
        <w:t xml:space="preserve">effect </w:t>
      </w:r>
      <w:commentRangeEnd w:id="16"/>
      <w:r>
        <w:rPr>
          <w:rStyle w:val="CommentReference"/>
        </w:rPr>
        <w:commentReference w:id="16"/>
      </w:r>
      <w:r w:rsidRPr="00283FF5">
        <w:rPr>
          <w:sz w:val="24"/>
          <w:szCs w:val="24"/>
        </w:rPr>
        <w:t>estimates labeled. Number of asterisks indicate level of significance for p-value: *p ≤ 0.05, **p ≤ 0.01, ***p ≤ 0.001.</w:t>
      </w:r>
    </w:p>
    <w:p w14:paraId="4CF397E8" w14:textId="381789AE" w:rsidR="00F211FD" w:rsidRDefault="00F211FD" w:rsidP="00FA755C">
      <w:pPr>
        <w:tabs>
          <w:tab w:val="left" w:pos="810"/>
        </w:tabs>
        <w:rPr>
          <w:sz w:val="24"/>
          <w:szCs w:val="24"/>
        </w:rPr>
      </w:pPr>
    </w:p>
    <w:p w14:paraId="7A09AF59" w14:textId="023D1CEC" w:rsidR="00F211FD" w:rsidRDefault="00F211FD" w:rsidP="00FA755C">
      <w:pPr>
        <w:tabs>
          <w:tab w:val="left" w:pos="810"/>
        </w:tabs>
        <w:rPr>
          <w:sz w:val="24"/>
          <w:szCs w:val="24"/>
        </w:rPr>
      </w:pPr>
      <w:r>
        <w:rPr>
          <w:sz w:val="24"/>
          <w:szCs w:val="24"/>
        </w:rPr>
        <w:t xml:space="preserve">Figure </w:t>
      </w:r>
      <w:r w:rsidR="00767C00">
        <w:rPr>
          <w:sz w:val="24"/>
          <w:szCs w:val="24"/>
        </w:rPr>
        <w:t>4</w:t>
      </w:r>
      <w:r>
        <w:rPr>
          <w:sz w:val="24"/>
          <w:szCs w:val="24"/>
        </w:rPr>
        <w:t>.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r w:rsidR="004D42B2">
        <w:rPr>
          <w:sz w:val="24"/>
          <w:szCs w:val="24"/>
        </w:rPr>
        <w:t>.</w:t>
      </w:r>
    </w:p>
    <w:p w14:paraId="206B4C09" w14:textId="77777777" w:rsidR="00AC4581" w:rsidRDefault="00A04784" w:rsidP="00AC4581">
      <w:pPr>
        <w:jc w:val="center"/>
        <w:rPr>
          <w:sz w:val="24"/>
          <w:szCs w:val="24"/>
        </w:rPr>
      </w:pPr>
      <w:r w:rsidRPr="00F211FD">
        <w:rPr>
          <w:sz w:val="24"/>
          <w:szCs w:val="24"/>
        </w:rPr>
        <w:br w:type="page"/>
      </w:r>
    </w:p>
    <w:p w14:paraId="585AA6D9" w14:textId="4681A0F4" w:rsidR="00AC4581" w:rsidRDefault="00AC4581" w:rsidP="00AC4581">
      <w:pPr>
        <w:jc w:val="center"/>
        <w:rPr>
          <w:b/>
          <w:bCs/>
          <w:sz w:val="24"/>
          <w:szCs w:val="24"/>
        </w:rPr>
      </w:pPr>
      <w:r w:rsidRPr="00AC4581">
        <w:rPr>
          <w:b/>
          <w:bCs/>
          <w:sz w:val="24"/>
          <w:szCs w:val="24"/>
        </w:rPr>
        <w:lastRenderedPageBreak/>
        <w:t>FIGURES</w:t>
      </w:r>
    </w:p>
    <w:p w14:paraId="020EA361" w14:textId="5FF22F1E" w:rsidR="00767C00" w:rsidRPr="00AC4581" w:rsidRDefault="00A95C66" w:rsidP="00F3168A">
      <w:pPr>
        <w:rPr>
          <w:b/>
          <w:bCs/>
          <w:sz w:val="24"/>
          <w:szCs w:val="24"/>
        </w:rPr>
      </w:pPr>
      <w:r w:rsidRPr="000A16B7">
        <w:rPr>
          <w:b/>
          <w:bCs/>
          <w:noProof/>
          <w:sz w:val="24"/>
          <w:szCs w:val="24"/>
        </w:rPr>
        <mc:AlternateContent>
          <mc:Choice Requires="wps">
            <w:drawing>
              <wp:anchor distT="45720" distB="45720" distL="114300" distR="114300" simplePos="0" relativeHeight="251661312" behindDoc="0" locked="0" layoutInCell="1" allowOverlap="1" wp14:anchorId="2BEE4CDF" wp14:editId="464A1DEF">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E4CDF"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3B84E920" wp14:editId="49A796BE">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902C54E" w14:textId="6E4C9658" w:rsidR="000A16B7" w:rsidRPr="000A16B7" w:rsidRDefault="000A16B7">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E920"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1902C54E" w14:textId="6E4C9658" w:rsidR="000A16B7" w:rsidRPr="000A16B7" w:rsidRDefault="000A16B7">
                      <w:pPr>
                        <w:rPr>
                          <w:sz w:val="44"/>
                          <w:szCs w:val="44"/>
                        </w:rPr>
                      </w:pPr>
                      <w:r w:rsidRPr="000A16B7">
                        <w:rPr>
                          <w:sz w:val="28"/>
                          <w:szCs w:val="28"/>
                        </w:rPr>
                        <w:t>(a)</w:t>
                      </w:r>
                    </w:p>
                  </w:txbxContent>
                </v:textbox>
                <w10:wrap anchorx="margin"/>
              </v:shape>
            </w:pict>
          </mc:Fallback>
        </mc:AlternateContent>
      </w:r>
      <w:r w:rsidR="00F3168A">
        <w:rPr>
          <w:b/>
          <w:bCs/>
          <w:noProof/>
          <w:sz w:val="24"/>
          <w:szCs w:val="24"/>
        </w:rPr>
        <w:drawing>
          <wp:inline distT="0" distB="0" distL="0" distR="0" wp14:anchorId="6ACBF803" wp14:editId="2721B40F">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2">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67C00">
        <w:rPr>
          <w:b/>
          <w:bCs/>
          <w:noProof/>
          <w:sz w:val="24"/>
          <w:szCs w:val="24"/>
        </w:rPr>
        <w:drawing>
          <wp:inline distT="0" distB="0" distL="0" distR="0" wp14:anchorId="273591A9" wp14:editId="4566AB31">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3">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DA2637" w14:textId="0FD8B9A6" w:rsidR="00BA3EBB" w:rsidRDefault="00BA3EBB" w:rsidP="00AC4581">
      <w:pPr>
        <w:jc w:val="center"/>
        <w:rPr>
          <w:sz w:val="24"/>
          <w:szCs w:val="24"/>
        </w:rPr>
      </w:pPr>
    </w:p>
    <w:p w14:paraId="03395FA7" w14:textId="77777777" w:rsidR="00BA3EBB" w:rsidRPr="00560D7E" w:rsidRDefault="00BA3EBB" w:rsidP="00BA3EBB">
      <w:pPr>
        <w:rPr>
          <w:sz w:val="24"/>
          <w:szCs w:val="24"/>
        </w:rPr>
      </w:pPr>
      <w:r>
        <w:rPr>
          <w:sz w:val="24"/>
          <w:szCs w:val="24"/>
        </w:rPr>
        <w:t>Figure 1.</w:t>
      </w:r>
    </w:p>
    <w:p w14:paraId="0856C111" w14:textId="77777777" w:rsidR="00BA3EBB" w:rsidRDefault="00BA3EBB" w:rsidP="00AC4581">
      <w:pPr>
        <w:jc w:val="center"/>
        <w:rPr>
          <w:sz w:val="24"/>
          <w:szCs w:val="24"/>
        </w:rPr>
        <w:sectPr w:rsidR="00BA3EBB">
          <w:pgSz w:w="12240" w:h="15840"/>
          <w:pgMar w:top="1440" w:right="1440" w:bottom="1440" w:left="1440" w:header="720" w:footer="720" w:gutter="0"/>
          <w:cols w:space="720"/>
          <w:docGrid w:linePitch="360"/>
        </w:sectPr>
      </w:pPr>
    </w:p>
    <w:p w14:paraId="4035BAAA" w14:textId="7C8AAEED" w:rsidR="00DB429F" w:rsidRDefault="00DB429F" w:rsidP="00AC4581">
      <w:pPr>
        <w:rPr>
          <w:sz w:val="24"/>
          <w:szCs w:val="24"/>
        </w:rPr>
      </w:pPr>
      <w:commentRangeStart w:id="17"/>
      <w:r>
        <w:rPr>
          <w:noProof/>
          <w:sz w:val="24"/>
          <w:szCs w:val="24"/>
        </w:rPr>
        <w:lastRenderedPageBreak/>
        <w:drawing>
          <wp:inline distT="0" distB="0" distL="0" distR="0" wp14:anchorId="3FF7BEEA" wp14:editId="1D3259A0">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commentRangeEnd w:id="17"/>
      <w:r w:rsidR="00E04E3A">
        <w:rPr>
          <w:rStyle w:val="CommentReference"/>
        </w:rPr>
        <w:commentReference w:id="17"/>
      </w:r>
    </w:p>
    <w:p w14:paraId="1FAFDC54" w14:textId="6DA14EF6" w:rsidR="00BA3EBB" w:rsidRDefault="00BA3EBB" w:rsidP="00AC4581">
      <w:pPr>
        <w:rPr>
          <w:sz w:val="24"/>
          <w:szCs w:val="24"/>
        </w:rPr>
      </w:pPr>
    </w:p>
    <w:p w14:paraId="3C5EDB69" w14:textId="77777777" w:rsidR="00BA3EBB" w:rsidRDefault="00BA3EBB" w:rsidP="00BA3EBB">
      <w:pPr>
        <w:rPr>
          <w:sz w:val="24"/>
          <w:szCs w:val="24"/>
        </w:rPr>
      </w:pPr>
      <w:r>
        <w:rPr>
          <w:sz w:val="24"/>
          <w:szCs w:val="24"/>
        </w:rPr>
        <w:t>Figure 2.</w:t>
      </w:r>
    </w:p>
    <w:p w14:paraId="605F2016" w14:textId="77777777" w:rsidR="00BA3EBB" w:rsidRDefault="00BA3EBB" w:rsidP="00AC4581">
      <w:pPr>
        <w:rPr>
          <w:sz w:val="24"/>
          <w:szCs w:val="24"/>
        </w:rPr>
        <w:sectPr w:rsidR="00BA3EBB" w:rsidSect="007C36C7">
          <w:pgSz w:w="15840" w:h="12240" w:orient="landscape"/>
          <w:pgMar w:top="1440" w:right="1440" w:bottom="1440" w:left="1440" w:header="720" w:footer="720" w:gutter="0"/>
          <w:cols w:space="720"/>
          <w:docGrid w:linePitch="360"/>
        </w:sectPr>
      </w:pPr>
    </w:p>
    <w:p w14:paraId="6F65ACF6" w14:textId="77F8D27C" w:rsidR="00560D7E" w:rsidRDefault="00560D7E" w:rsidP="00AC4581">
      <w:pPr>
        <w:rPr>
          <w:sz w:val="24"/>
          <w:szCs w:val="24"/>
        </w:rPr>
      </w:pPr>
    </w:p>
    <w:p w14:paraId="7AD3B7CA" w14:textId="56EBD1CF" w:rsidR="00A05B6D" w:rsidRDefault="005E17E4" w:rsidP="00AC4581">
      <w:pPr>
        <w:jc w:val="center"/>
        <w:rPr>
          <w:sz w:val="24"/>
          <w:szCs w:val="24"/>
        </w:rPr>
      </w:pPr>
      <w:r>
        <w:rPr>
          <w:noProof/>
          <w:sz w:val="24"/>
          <w:szCs w:val="24"/>
        </w:rPr>
        <w:drawing>
          <wp:inline distT="0" distB="0" distL="0" distR="0" wp14:anchorId="5D49740E" wp14:editId="09CEE894">
            <wp:extent cx="6358656" cy="64998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cstate="print">
                      <a:extLst>
                        <a:ext uri="{28A0092B-C50C-407E-A947-70E740481C1C}">
                          <a14:useLocalDpi xmlns:a14="http://schemas.microsoft.com/office/drawing/2010/main" val="0"/>
                        </a:ext>
                      </a:extLst>
                    </a:blip>
                    <a:srcRect l="7270" r="7748"/>
                    <a:stretch/>
                  </pic:blipFill>
                  <pic:spPr bwMode="auto">
                    <a:xfrm>
                      <a:off x="0" y="0"/>
                      <a:ext cx="6367657" cy="6509060"/>
                    </a:xfrm>
                    <a:prstGeom prst="rect">
                      <a:avLst/>
                    </a:prstGeom>
                    <a:ln>
                      <a:noFill/>
                    </a:ln>
                    <a:extLst>
                      <a:ext uri="{53640926-AAD7-44D8-BBD7-CCE9431645EC}">
                        <a14:shadowObscured xmlns:a14="http://schemas.microsoft.com/office/drawing/2010/main"/>
                      </a:ext>
                    </a:extLst>
                  </pic:spPr>
                </pic:pic>
              </a:graphicData>
            </a:graphic>
          </wp:inline>
        </w:drawing>
      </w:r>
    </w:p>
    <w:p w14:paraId="45081EBF" w14:textId="77777777" w:rsidR="00BA3EBB" w:rsidRDefault="00BA3EBB" w:rsidP="00BA3EBB">
      <w:pPr>
        <w:rPr>
          <w:sz w:val="24"/>
          <w:szCs w:val="24"/>
        </w:rPr>
      </w:pPr>
      <w:r>
        <w:rPr>
          <w:sz w:val="24"/>
          <w:szCs w:val="24"/>
        </w:rPr>
        <w:t>Figure 3.</w:t>
      </w:r>
    </w:p>
    <w:p w14:paraId="0311D98A" w14:textId="77777777" w:rsidR="00560D7E" w:rsidRDefault="00560D7E" w:rsidP="00A04784">
      <w:pPr>
        <w:spacing w:line="480" w:lineRule="auto"/>
        <w:rPr>
          <w:sz w:val="24"/>
          <w:szCs w:val="24"/>
        </w:rPr>
      </w:pPr>
    </w:p>
    <w:p w14:paraId="68A5AD66" w14:textId="36FA0B68" w:rsidR="00560D7E" w:rsidRDefault="00560D7E" w:rsidP="00A04784">
      <w:pPr>
        <w:spacing w:line="480" w:lineRule="auto"/>
        <w:rPr>
          <w:sz w:val="24"/>
          <w:szCs w:val="24"/>
        </w:rPr>
      </w:pPr>
    </w:p>
    <w:p w14:paraId="36DE5FB6" w14:textId="2777B586" w:rsidR="00F211FD" w:rsidRDefault="00E4310D" w:rsidP="00A04784">
      <w:pPr>
        <w:spacing w:line="480" w:lineRule="auto"/>
        <w:rPr>
          <w:sz w:val="24"/>
          <w:szCs w:val="24"/>
        </w:rPr>
      </w:pPr>
      <w:r>
        <w:rPr>
          <w:noProof/>
          <w:sz w:val="24"/>
          <w:szCs w:val="24"/>
        </w:rPr>
        <w:lastRenderedPageBreak/>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3E887B57" w14:textId="77777777" w:rsidR="00BA3EBB" w:rsidRDefault="00BA3EBB" w:rsidP="00BA3EBB">
      <w:pPr>
        <w:spacing w:line="480" w:lineRule="auto"/>
        <w:rPr>
          <w:sz w:val="24"/>
          <w:szCs w:val="24"/>
        </w:rPr>
      </w:pPr>
      <w:r>
        <w:rPr>
          <w:sz w:val="24"/>
          <w:szCs w:val="24"/>
        </w:rPr>
        <w:t>Figure 4.</w:t>
      </w:r>
    </w:p>
    <w:p w14:paraId="367B9824" w14:textId="77777777" w:rsidR="00BA3EBB" w:rsidRDefault="00BA3EBB" w:rsidP="00A04784">
      <w:pPr>
        <w:spacing w:line="480" w:lineRule="auto"/>
        <w:rPr>
          <w:sz w:val="24"/>
          <w:szCs w:val="24"/>
        </w:rPr>
      </w:pPr>
    </w:p>
    <w:sectPr w:rsidR="00BA3EB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Emma Chandler" w:date="2021-02-28T19:31:00Z" w:initials="EC">
    <w:p w14:paraId="54FBF532" w14:textId="126AF209" w:rsidR="004D42B2" w:rsidRDefault="004D42B2">
      <w:pPr>
        <w:pStyle w:val="CommentText"/>
      </w:pPr>
      <w:r>
        <w:rPr>
          <w:rStyle w:val="CommentReference"/>
        </w:rPr>
        <w:annotationRef/>
      </w:r>
      <w:r>
        <w:t>IPCC: citation needs more information</w:t>
      </w:r>
    </w:p>
  </w:comment>
  <w:comment w:id="3" w:author="Emma Chandler" w:date="2021-02-27T09:19:00Z" w:initials="EC">
    <w:p w14:paraId="6ACC28D5" w14:textId="2792CBF7" w:rsidR="004D42B2" w:rsidRDefault="004D42B2">
      <w:pPr>
        <w:pStyle w:val="CommentText"/>
      </w:pPr>
      <w:r>
        <w:rPr>
          <w:rStyle w:val="CommentReference"/>
        </w:rPr>
        <w:annotationRef/>
      </w:r>
      <w:r>
        <w:t>Should this be all caps?</w:t>
      </w:r>
    </w:p>
  </w:comment>
  <w:comment w:id="4" w:author="Steven Travers" w:date="2021-04-02T11:08:00Z" w:initials="ST">
    <w:p w14:paraId="4B5BD83B" w14:textId="5B99ACFD" w:rsidR="00BA3EBB" w:rsidRDefault="00BA3EBB">
      <w:pPr>
        <w:pStyle w:val="CommentText"/>
      </w:pPr>
      <w:r>
        <w:rPr>
          <w:rStyle w:val="CommentReference"/>
        </w:rPr>
        <w:annotationRef/>
      </w:r>
      <w:r>
        <w:t>yes</w:t>
      </w:r>
    </w:p>
  </w:comment>
  <w:comment w:id="5" w:author="Emma Chandler" w:date="2021-02-28T19:17:00Z" w:initials="EC">
    <w:p w14:paraId="4048D7B9" w14:textId="406908BD" w:rsidR="004D42B2" w:rsidRDefault="004D42B2">
      <w:pPr>
        <w:pStyle w:val="CommentText"/>
      </w:pPr>
      <w:r>
        <w:rPr>
          <w:rStyle w:val="CommentReference"/>
        </w:rPr>
        <w:annotationRef/>
      </w:r>
      <w:r>
        <w:t>Is this something we could put in endnote?</w:t>
      </w:r>
    </w:p>
  </w:comment>
  <w:comment w:id="6" w:author="Steven Travers" w:date="2021-04-02T11:08:00Z" w:initials="ST">
    <w:p w14:paraId="318E533B" w14:textId="79ABA3C1" w:rsidR="00BA3EBB" w:rsidRDefault="00BA3EBB">
      <w:pPr>
        <w:pStyle w:val="CommentText"/>
      </w:pPr>
      <w:r>
        <w:rPr>
          <w:rStyle w:val="CommentReference"/>
        </w:rPr>
        <w:annotationRef/>
      </w:r>
      <w:r>
        <w:t>Lets try it</w:t>
      </w:r>
    </w:p>
  </w:comment>
  <w:comment w:id="7" w:author="Emma Chandler" w:date="2021-03-12T13:33:00Z" w:initials="EC">
    <w:p w14:paraId="077A0DC9" w14:textId="09777325" w:rsidR="0019004D" w:rsidRDefault="0019004D">
      <w:pPr>
        <w:pStyle w:val="CommentText"/>
      </w:pPr>
      <w:r>
        <w:rPr>
          <w:rStyle w:val="CommentReference"/>
        </w:rPr>
        <w:annotationRef/>
      </w:r>
      <w:r>
        <w:t>Number</w:t>
      </w:r>
    </w:p>
  </w:comment>
  <w:comment w:id="8" w:author="Emma Chandler" w:date="2020-11-20T11:14:00Z" w:initials="EC">
    <w:p w14:paraId="7244D0D4" w14:textId="77777777" w:rsidR="004D42B2" w:rsidRDefault="004D42B2" w:rsidP="00895FF2">
      <w:r>
        <w:rPr>
          <w:rStyle w:val="CommentReference"/>
        </w:rPr>
        <w:annotationRef/>
      </w:r>
      <w:bookmarkStart w:id="9" w:name="_Hlk65309036"/>
      <w:r>
        <w:fldChar w:fldCharType="begin"/>
      </w:r>
      <w:r>
        <w:instrText xml:space="preserve"> HYPERLINK "https://lavaan.ugent.be/tutorial/inspect.html" </w:instrText>
      </w:r>
      <w:r>
        <w:fldChar w:fldCharType="separate"/>
      </w:r>
      <w:r w:rsidRPr="00E91CCE">
        <w:rPr>
          <w:rStyle w:val="Hyperlink"/>
        </w:rPr>
        <w:t>https://lavaan.ugent.be/tutorial/inspect.html</w:t>
      </w:r>
      <w:r>
        <w:rPr>
          <w:rStyle w:val="Hyperlink"/>
        </w:rPr>
        <w:fldChar w:fldCharType="end"/>
      </w:r>
      <w:bookmarkEnd w:id="9"/>
    </w:p>
    <w:p w14:paraId="6D9223B8" w14:textId="550C4C27" w:rsidR="004D42B2" w:rsidRDefault="004D42B2">
      <w:pPr>
        <w:pStyle w:val="CommentText"/>
      </w:pPr>
    </w:p>
  </w:comment>
  <w:comment w:id="10" w:author="Emma Chandler" w:date="2021-03-12T13:57:00Z" w:initials="EC">
    <w:p w14:paraId="5162A2FA" w14:textId="0E3C1A7E" w:rsidR="00502FF4" w:rsidRDefault="00502FF4">
      <w:pPr>
        <w:pStyle w:val="CommentText"/>
      </w:pPr>
      <w:r>
        <w:rPr>
          <w:rStyle w:val="CommentReference"/>
        </w:rPr>
        <w:annotationRef/>
      </w:r>
      <w:r>
        <w:t>Citing R?</w:t>
      </w:r>
    </w:p>
  </w:comment>
  <w:comment w:id="11" w:author="Emma Chandler" w:date="2021-02-28T21:13:00Z" w:initials="EC">
    <w:p w14:paraId="3A776CCF" w14:textId="32D11257" w:rsidR="004D42B2" w:rsidRDefault="004D42B2">
      <w:pPr>
        <w:pStyle w:val="CommentText"/>
      </w:pPr>
      <w:r>
        <w:rPr>
          <w:rStyle w:val="CommentReference"/>
        </w:rPr>
        <w:annotationRef/>
      </w:r>
      <w:r>
        <w:t>Should we include the figure with the full model? And/Or reduced model?</w:t>
      </w:r>
    </w:p>
    <w:p w14:paraId="19B960C9" w14:textId="0457D4FC" w:rsidR="00502FF4" w:rsidRDefault="00502FF4">
      <w:pPr>
        <w:pStyle w:val="CommentText"/>
      </w:pPr>
      <w:r w:rsidRPr="00502FF4">
        <w:rPr>
          <w:highlight w:val="yellow"/>
        </w:rPr>
        <w:t>Figure with full and reduced model!!</w:t>
      </w:r>
    </w:p>
    <w:p w14:paraId="4A018C2B" w14:textId="218CF7D8" w:rsidR="004D42B2" w:rsidRDefault="004D42B2">
      <w:pPr>
        <w:pStyle w:val="CommentText"/>
      </w:pPr>
      <w:r>
        <w:rPr>
          <w:noProof/>
        </w:rPr>
        <w:drawing>
          <wp:inline distT="0" distB="0" distL="0" distR="0" wp14:anchorId="380CE1A0" wp14:editId="6C19B2D3">
            <wp:extent cx="2423160" cy="157065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36270" cy="1579151"/>
                    </a:xfrm>
                    <a:prstGeom prst="rect">
                      <a:avLst/>
                    </a:prstGeom>
                  </pic:spPr>
                </pic:pic>
              </a:graphicData>
            </a:graphic>
          </wp:inline>
        </w:drawing>
      </w:r>
    </w:p>
  </w:comment>
  <w:comment w:id="12" w:author="Emma Chandler" w:date="2020-11-20T11:14:00Z" w:initials="EC">
    <w:p w14:paraId="47A79C6B" w14:textId="5E1B2697" w:rsidR="004D42B2" w:rsidRDefault="004D42B2">
      <w:pPr>
        <w:pStyle w:val="CommentText"/>
      </w:pPr>
      <w:r>
        <w:rPr>
          <w:rStyle w:val="CommentReference"/>
        </w:rPr>
        <w:annotationRef/>
      </w:r>
      <w:bookmarkStart w:id="13" w:name="_Hlk65309060"/>
      <w:r>
        <w:fldChar w:fldCharType="begin"/>
      </w:r>
      <w:r>
        <w:instrText xml:space="preserve"> HYPERLINK "https://www.statistical-thinking.com/post/fiml-regression/" </w:instrText>
      </w:r>
      <w:r>
        <w:fldChar w:fldCharType="separate"/>
      </w:r>
      <w:r w:rsidRPr="00E91CCE">
        <w:rPr>
          <w:rStyle w:val="Hyperlink"/>
        </w:rPr>
        <w:t>https://www.statistical-thinking.com/post/fiml-regression/</w:t>
      </w:r>
      <w:r>
        <w:rPr>
          <w:rStyle w:val="Hyperlink"/>
        </w:rPr>
        <w:fldChar w:fldCharType="end"/>
      </w:r>
      <w:bookmarkEnd w:id="13"/>
    </w:p>
  </w:comment>
  <w:comment w:id="14" w:author="Emma Chandler" w:date="2021-03-12T14:08:00Z" w:initials="EC">
    <w:p w14:paraId="2E313E7A" w14:textId="3C5D0E7B" w:rsidR="00207D2B" w:rsidRDefault="00207D2B">
      <w:pPr>
        <w:pStyle w:val="CommentText"/>
      </w:pPr>
      <w:r>
        <w:rPr>
          <w:rStyle w:val="CommentReference"/>
        </w:rPr>
        <w:annotationRef/>
      </w:r>
      <w:r>
        <w:t>Citation?</w:t>
      </w:r>
    </w:p>
  </w:comment>
  <w:comment w:id="15" w:author="Steven Travers" w:date="2020-12-02T22:38:00Z" w:initials="ST">
    <w:p w14:paraId="15E21C18" w14:textId="17151418" w:rsidR="004D42B2" w:rsidRDefault="004D42B2">
      <w:pPr>
        <w:pStyle w:val="CommentText"/>
      </w:pPr>
      <w:r>
        <w:rPr>
          <w:rStyle w:val="CommentReference"/>
        </w:rPr>
        <w:annotationRef/>
      </w:r>
      <w:r>
        <w:t>This table confuses me. Are these indirect effects calculated according to what Grace outlined where you add the two arrows between the first variable and SPDX and SPDX and FFD?</w:t>
      </w:r>
    </w:p>
  </w:comment>
  <w:comment w:id="16" w:author="Steven Travers" w:date="2020-12-02T21:48:00Z" w:initials="ST">
    <w:p w14:paraId="1A3DB305" w14:textId="77777777" w:rsidR="004D42B2" w:rsidRDefault="004D42B2" w:rsidP="00F211FD">
      <w:pPr>
        <w:pStyle w:val="CommentText"/>
      </w:pPr>
      <w:r>
        <w:rPr>
          <w:rStyle w:val="CommentReference"/>
        </w:rPr>
        <w:annotationRef/>
      </w:r>
      <w:r>
        <w:t>Is this the right term?  I thought an indirect effect was the combined effect of one variable on another through another intervening variable.</w:t>
      </w:r>
    </w:p>
  </w:comment>
  <w:comment w:id="17" w:author="Emma Chandler" w:date="2021-02-28T21:00:00Z" w:initials="EC">
    <w:p w14:paraId="3D0B0BC6" w14:textId="35940469" w:rsidR="004D42B2" w:rsidRDefault="004D42B2">
      <w:pPr>
        <w:pStyle w:val="CommentText"/>
      </w:pPr>
      <w:r>
        <w:rPr>
          <w:rStyle w:val="CommentReference"/>
        </w:rPr>
        <w:annotationRef/>
      </w:r>
      <w:r>
        <w:t xml:space="preserve">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FBF532" w15:done="1"/>
  <w15:commentEx w15:paraId="6ACC28D5" w15:done="1"/>
  <w15:commentEx w15:paraId="4B5BD83B" w15:paraIdParent="6ACC28D5" w15:done="0"/>
  <w15:commentEx w15:paraId="4048D7B9" w15:done="1"/>
  <w15:commentEx w15:paraId="318E533B" w15:paraIdParent="4048D7B9" w15:done="0"/>
  <w15:commentEx w15:paraId="077A0DC9" w15:done="1"/>
  <w15:commentEx w15:paraId="6D9223B8" w15:done="1"/>
  <w15:commentEx w15:paraId="5162A2FA" w15:done="1"/>
  <w15:commentEx w15:paraId="4A018C2B" w15:done="1"/>
  <w15:commentEx w15:paraId="47A79C6B" w15:done="1"/>
  <w15:commentEx w15:paraId="2E313E7A" w15:done="1"/>
  <w15:commentEx w15:paraId="15E21C18" w15:done="1"/>
  <w15:commentEx w15:paraId="1A3DB305" w15:done="1"/>
  <w15:commentEx w15:paraId="3D0B0BC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6E02" w16cex:dateUtc="2021-03-01T01:31:00Z"/>
  <w16cex:commentExtensible w16cex:durableId="23E48D18" w16cex:dateUtc="2021-02-27T15:19:00Z"/>
  <w16cex:commentExtensible w16cex:durableId="23E66ABF" w16cex:dateUtc="2021-03-01T01:17:00Z"/>
  <w16cex:commentExtensible w16cex:durableId="23F5EC0E" w16cex:dateUtc="2021-03-12T19:33:00Z"/>
  <w16cex:commentExtensible w16cex:durableId="236223A8" w16cex:dateUtc="2020-11-20T17:14:00Z"/>
  <w16cex:commentExtensible w16cex:durableId="23F5F1AC" w16cex:dateUtc="2021-03-12T19:57:00Z"/>
  <w16cex:commentExtensible w16cex:durableId="23E685FE" w16cex:dateUtc="2021-03-01T03:13:00Z"/>
  <w16cex:commentExtensible w16cex:durableId="23622383" w16cex:dateUtc="2020-11-20T17:14:00Z"/>
  <w16cex:commentExtensible w16cex:durableId="23F5F44E" w16cex:dateUtc="2021-03-12T20:08:00Z"/>
  <w16cex:commentExtensible w16cex:durableId="23E682D6" w16cex:dateUtc="2021-03-01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FBF532" w16cid:durableId="23E66E02"/>
  <w16cid:commentId w16cid:paraId="6ACC28D5" w16cid:durableId="23E48D18"/>
  <w16cid:commentId w16cid:paraId="4B5BD83B" w16cid:durableId="24143728"/>
  <w16cid:commentId w16cid:paraId="4048D7B9" w16cid:durableId="23E66ABF"/>
  <w16cid:commentId w16cid:paraId="318E533B" w16cid:durableId="2414372A"/>
  <w16cid:commentId w16cid:paraId="077A0DC9" w16cid:durableId="23F5EC0E"/>
  <w16cid:commentId w16cid:paraId="6D9223B8" w16cid:durableId="236223A8"/>
  <w16cid:commentId w16cid:paraId="5162A2FA" w16cid:durableId="23F5F1AC"/>
  <w16cid:commentId w16cid:paraId="4A018C2B" w16cid:durableId="23E685FE"/>
  <w16cid:commentId w16cid:paraId="47A79C6B" w16cid:durableId="23622383"/>
  <w16cid:commentId w16cid:paraId="2E313E7A" w16cid:durableId="23F5F44E"/>
  <w16cid:commentId w16cid:paraId="15E21C18" w16cid:durableId="237477F1"/>
  <w16cid:commentId w16cid:paraId="1A3DB305" w16cid:durableId="237477F2"/>
  <w16cid:commentId w16cid:paraId="3D0B0BC6" w16cid:durableId="23E682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B42942" w14:textId="77777777" w:rsidR="00CA433A" w:rsidRDefault="00CA433A" w:rsidP="00AC4581">
      <w:pPr>
        <w:spacing w:after="0" w:line="240" w:lineRule="auto"/>
      </w:pPr>
      <w:r>
        <w:separator/>
      </w:r>
    </w:p>
  </w:endnote>
  <w:endnote w:type="continuationSeparator" w:id="0">
    <w:p w14:paraId="48DEE814" w14:textId="77777777" w:rsidR="00CA433A" w:rsidRDefault="00CA433A"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ED6A2" w14:textId="77777777" w:rsidR="00CA433A" w:rsidRDefault="00CA433A" w:rsidP="00AC4581">
      <w:pPr>
        <w:spacing w:after="0" w:line="240" w:lineRule="auto"/>
      </w:pPr>
      <w:r>
        <w:separator/>
      </w:r>
    </w:p>
  </w:footnote>
  <w:footnote w:type="continuationSeparator" w:id="0">
    <w:p w14:paraId="7D4E4AA5" w14:textId="77777777" w:rsidR="00CA433A" w:rsidRDefault="00CA433A"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ma Chandler">
    <w15:presenceInfo w15:providerId="Windows Live" w15:userId="2739e033379748ec"/>
  </w15:person>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A16B7"/>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207D2B"/>
    <w:rsid w:val="002267E0"/>
    <w:rsid w:val="002276AE"/>
    <w:rsid w:val="00261BA5"/>
    <w:rsid w:val="00265753"/>
    <w:rsid w:val="00266B47"/>
    <w:rsid w:val="00272369"/>
    <w:rsid w:val="00280D2C"/>
    <w:rsid w:val="00283262"/>
    <w:rsid w:val="00283FF5"/>
    <w:rsid w:val="002B392A"/>
    <w:rsid w:val="002B5004"/>
    <w:rsid w:val="002C5935"/>
    <w:rsid w:val="002D5E74"/>
    <w:rsid w:val="002D6834"/>
    <w:rsid w:val="002D79D5"/>
    <w:rsid w:val="003259F6"/>
    <w:rsid w:val="003368E8"/>
    <w:rsid w:val="00340164"/>
    <w:rsid w:val="00345FB7"/>
    <w:rsid w:val="00351C1C"/>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29CC"/>
    <w:rsid w:val="00526BDB"/>
    <w:rsid w:val="00532120"/>
    <w:rsid w:val="00532821"/>
    <w:rsid w:val="00532E12"/>
    <w:rsid w:val="00555511"/>
    <w:rsid w:val="00560D7E"/>
    <w:rsid w:val="0057428F"/>
    <w:rsid w:val="00592E3F"/>
    <w:rsid w:val="005C7B79"/>
    <w:rsid w:val="005D41D7"/>
    <w:rsid w:val="005E17E4"/>
    <w:rsid w:val="005E2D5B"/>
    <w:rsid w:val="005F0496"/>
    <w:rsid w:val="005F1ACF"/>
    <w:rsid w:val="0060644A"/>
    <w:rsid w:val="00612604"/>
    <w:rsid w:val="00627B9E"/>
    <w:rsid w:val="00631555"/>
    <w:rsid w:val="0067530B"/>
    <w:rsid w:val="006A0496"/>
    <w:rsid w:val="006A1932"/>
    <w:rsid w:val="006A2E49"/>
    <w:rsid w:val="006B3B70"/>
    <w:rsid w:val="006B4DA9"/>
    <w:rsid w:val="006D5198"/>
    <w:rsid w:val="00701E68"/>
    <w:rsid w:val="007101EB"/>
    <w:rsid w:val="007137F3"/>
    <w:rsid w:val="0071556C"/>
    <w:rsid w:val="007346C4"/>
    <w:rsid w:val="007609E4"/>
    <w:rsid w:val="00767C00"/>
    <w:rsid w:val="00786AB8"/>
    <w:rsid w:val="007919DC"/>
    <w:rsid w:val="007C36C7"/>
    <w:rsid w:val="007E02E4"/>
    <w:rsid w:val="007F3C4B"/>
    <w:rsid w:val="0080670F"/>
    <w:rsid w:val="0081502C"/>
    <w:rsid w:val="0082095A"/>
    <w:rsid w:val="008251B1"/>
    <w:rsid w:val="00827C08"/>
    <w:rsid w:val="00835110"/>
    <w:rsid w:val="00865B25"/>
    <w:rsid w:val="008667C8"/>
    <w:rsid w:val="008930DC"/>
    <w:rsid w:val="00895FF2"/>
    <w:rsid w:val="008A03DE"/>
    <w:rsid w:val="008A0B25"/>
    <w:rsid w:val="008B0D5F"/>
    <w:rsid w:val="008E5321"/>
    <w:rsid w:val="008F4D23"/>
    <w:rsid w:val="0092017A"/>
    <w:rsid w:val="009211CC"/>
    <w:rsid w:val="009225A4"/>
    <w:rsid w:val="009242D1"/>
    <w:rsid w:val="0093204B"/>
    <w:rsid w:val="00944625"/>
    <w:rsid w:val="0096231C"/>
    <w:rsid w:val="009676D5"/>
    <w:rsid w:val="0099352F"/>
    <w:rsid w:val="009A0C6D"/>
    <w:rsid w:val="009A19D9"/>
    <w:rsid w:val="009A1FC7"/>
    <w:rsid w:val="009A2DBE"/>
    <w:rsid w:val="009A6C07"/>
    <w:rsid w:val="009C0FB2"/>
    <w:rsid w:val="009C5CB3"/>
    <w:rsid w:val="009D4114"/>
    <w:rsid w:val="00A00388"/>
    <w:rsid w:val="00A04784"/>
    <w:rsid w:val="00A05B6D"/>
    <w:rsid w:val="00A24BE4"/>
    <w:rsid w:val="00A33D08"/>
    <w:rsid w:val="00A464D7"/>
    <w:rsid w:val="00A531C4"/>
    <w:rsid w:val="00A80145"/>
    <w:rsid w:val="00A95C66"/>
    <w:rsid w:val="00AB7199"/>
    <w:rsid w:val="00AC1F1E"/>
    <w:rsid w:val="00AC4581"/>
    <w:rsid w:val="00AD2579"/>
    <w:rsid w:val="00B10A11"/>
    <w:rsid w:val="00B22176"/>
    <w:rsid w:val="00B32B31"/>
    <w:rsid w:val="00B6443A"/>
    <w:rsid w:val="00B72A1C"/>
    <w:rsid w:val="00B825EC"/>
    <w:rsid w:val="00B97128"/>
    <w:rsid w:val="00BA3EBB"/>
    <w:rsid w:val="00BE78E2"/>
    <w:rsid w:val="00C15876"/>
    <w:rsid w:val="00C3439E"/>
    <w:rsid w:val="00C41519"/>
    <w:rsid w:val="00C46A3A"/>
    <w:rsid w:val="00C60872"/>
    <w:rsid w:val="00C654C7"/>
    <w:rsid w:val="00C906F5"/>
    <w:rsid w:val="00CA433A"/>
    <w:rsid w:val="00CC0CF8"/>
    <w:rsid w:val="00CC45FE"/>
    <w:rsid w:val="00CC579C"/>
    <w:rsid w:val="00CD2B46"/>
    <w:rsid w:val="00CD5771"/>
    <w:rsid w:val="00D0001D"/>
    <w:rsid w:val="00D168B9"/>
    <w:rsid w:val="00D31504"/>
    <w:rsid w:val="00D40FF5"/>
    <w:rsid w:val="00D477DF"/>
    <w:rsid w:val="00D73FF7"/>
    <w:rsid w:val="00DA093F"/>
    <w:rsid w:val="00DB429F"/>
    <w:rsid w:val="00DB6B7A"/>
    <w:rsid w:val="00DC1D9A"/>
    <w:rsid w:val="00DF5FDE"/>
    <w:rsid w:val="00E036A6"/>
    <w:rsid w:val="00E04E3A"/>
    <w:rsid w:val="00E067CD"/>
    <w:rsid w:val="00E07289"/>
    <w:rsid w:val="00E07E14"/>
    <w:rsid w:val="00E123EA"/>
    <w:rsid w:val="00E25575"/>
    <w:rsid w:val="00E4310D"/>
    <w:rsid w:val="00E62477"/>
    <w:rsid w:val="00E703D8"/>
    <w:rsid w:val="00E73B2C"/>
    <w:rsid w:val="00E87C27"/>
    <w:rsid w:val="00EB1078"/>
    <w:rsid w:val="00EB347C"/>
    <w:rsid w:val="00ED410B"/>
    <w:rsid w:val="00ED666B"/>
    <w:rsid w:val="00EE0E52"/>
    <w:rsid w:val="00EE5746"/>
    <w:rsid w:val="00F02AF4"/>
    <w:rsid w:val="00F211FD"/>
    <w:rsid w:val="00F3168A"/>
    <w:rsid w:val="00F35B13"/>
    <w:rsid w:val="00F44709"/>
    <w:rsid w:val="00F45489"/>
    <w:rsid w:val="00F538F2"/>
    <w:rsid w:val="00F70C5E"/>
    <w:rsid w:val="00F73681"/>
    <w:rsid w:val="00F914A9"/>
    <w:rsid w:val="00FA6FAB"/>
    <w:rsid w:val="00FA755C"/>
    <w:rsid w:val="00FC20BE"/>
    <w:rsid w:val="00FC33F2"/>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customStyle="1" w:styleId="UnresolvedMention2">
    <w:name w:val="Unresolved Mention2"/>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nr.state.mn.us/snas/detail.html?id=sna00996"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21</Pages>
  <Words>8704</Words>
  <Characters>49617</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3</cp:revision>
  <dcterms:created xsi:type="dcterms:W3CDTF">2021-04-02T16:18:00Z</dcterms:created>
  <dcterms:modified xsi:type="dcterms:W3CDTF">2021-04-04T20:45:00Z</dcterms:modified>
</cp:coreProperties>
</file>