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3CBCE" w14:textId="77777777" w:rsidR="009F3938" w:rsidRPr="00DE144A" w:rsidRDefault="009F3938" w:rsidP="009F3938">
      <w:pPr>
        <w:pStyle w:val="Heading1"/>
        <w:spacing w:line="240" w:lineRule="auto"/>
        <w:jc w:val="center"/>
        <w:rPr>
          <w:sz w:val="28"/>
          <w:szCs w:val="28"/>
        </w:rPr>
      </w:pPr>
      <w:r w:rsidRPr="00DE144A">
        <w:rPr>
          <w:sz w:val="28"/>
          <w:szCs w:val="28"/>
        </w:rPr>
        <w:t>The timing of snowmelt and amount of winter precipitation have limited influence on flowering phenology in a tallgrass prairie</w:t>
      </w:r>
    </w:p>
    <w:p w14:paraId="052E62B3" w14:textId="77777777" w:rsidR="009F3938" w:rsidRDefault="009F3938" w:rsidP="009F3938">
      <w:pPr>
        <w:pStyle w:val="Heading1"/>
        <w:spacing w:line="480" w:lineRule="auto"/>
        <w:rPr>
          <w:szCs w:val="24"/>
        </w:rPr>
      </w:pPr>
    </w:p>
    <w:p w14:paraId="5F8D1DBB" w14:textId="77777777" w:rsidR="009F3938" w:rsidRPr="00DE144A" w:rsidRDefault="009F3938" w:rsidP="009F3938">
      <w:pPr>
        <w:pStyle w:val="Heading1"/>
        <w:spacing w:after="240" w:line="240" w:lineRule="auto"/>
        <w:rPr>
          <w:rFonts w:cs="Times New Roman"/>
          <w:b w:val="0"/>
          <w:bCs/>
          <w:szCs w:val="24"/>
        </w:rPr>
      </w:pPr>
      <w:r w:rsidRPr="00DE144A">
        <w:rPr>
          <w:rFonts w:cs="Times New Roman"/>
          <w:b w:val="0"/>
          <w:bCs/>
          <w:szCs w:val="24"/>
        </w:rPr>
        <w:t>Emma K. Chandler, Department of Biological Sciences, Dept. 2715, North Dakota State University, PO Box 6050, Fargo, ND 58108-6050</w:t>
      </w:r>
    </w:p>
    <w:p w14:paraId="43BA6B52" w14:textId="174C4EDA" w:rsidR="009F3938" w:rsidRPr="00DE144A" w:rsidRDefault="009F3938" w:rsidP="009F3938">
      <w:pPr>
        <w:rPr>
          <w:rFonts w:cs="Times New Roman"/>
          <w:sz w:val="24"/>
          <w:szCs w:val="24"/>
        </w:rPr>
      </w:pPr>
      <w:r w:rsidRPr="00DE144A">
        <w:rPr>
          <w:rFonts w:cs="Times New Roman"/>
          <w:sz w:val="24"/>
          <w:szCs w:val="24"/>
        </w:rPr>
        <w:t>Steven E. Travers</w:t>
      </w:r>
      <w:r>
        <w:rPr>
          <w:rFonts w:cs="Times New Roman"/>
          <w:sz w:val="24"/>
          <w:szCs w:val="24"/>
        </w:rPr>
        <w:t xml:space="preserve"> </w:t>
      </w:r>
      <w:r w:rsidRPr="00DE144A">
        <w:rPr>
          <w:rFonts w:cs="Times New Roman"/>
          <w:sz w:val="24"/>
          <w:szCs w:val="24"/>
        </w:rPr>
        <w:t>(Corresponding author), Department of Biological Sciences, Dept. 2715, North Dakota State University, PO Box 6050, Fargo, ND 58108-6050</w:t>
      </w:r>
      <w:r>
        <w:rPr>
          <w:rFonts w:cs="Times New Roman"/>
          <w:sz w:val="24"/>
          <w:szCs w:val="24"/>
        </w:rPr>
        <w:t>,</w:t>
      </w:r>
      <w:r w:rsidRPr="00DE144A">
        <w:rPr>
          <w:rFonts w:cs="Times New Roman"/>
          <w:sz w:val="24"/>
          <w:szCs w:val="24"/>
        </w:rPr>
        <w:t xml:space="preserve"> </w:t>
      </w:r>
      <w:r w:rsidR="00AB7551">
        <w:fldChar w:fldCharType="begin"/>
      </w:r>
      <w:r w:rsidR="00AB7551">
        <w:instrText xml:space="preserve"> HYPERLINK "mailto:steven.travers@ndsu.edu" </w:instrText>
      </w:r>
      <w:r w:rsidR="00AB7551">
        <w:fldChar w:fldCharType="separate"/>
      </w:r>
      <w:r w:rsidRPr="00410012">
        <w:rPr>
          <w:rStyle w:val="Hyperlink"/>
          <w:rFonts w:cs="Times New Roman"/>
          <w:szCs w:val="24"/>
        </w:rPr>
        <w:t>steven.travers@ndsu.edu</w:t>
      </w:r>
      <w:r w:rsidR="00AB7551">
        <w:rPr>
          <w:rStyle w:val="Hyperlink"/>
          <w:rFonts w:cs="Times New Roman"/>
          <w:szCs w:val="24"/>
        </w:rPr>
        <w:fldChar w:fldCharType="end"/>
      </w:r>
    </w:p>
    <w:p w14:paraId="0D6CFAB1" w14:textId="28DA0DBA" w:rsidR="009F3938" w:rsidRDefault="009F3938" w:rsidP="002F3BA7">
      <w:pPr>
        <w:rPr>
          <w:b/>
          <w:bCs/>
          <w:szCs w:val="24"/>
        </w:rPr>
      </w:pPr>
    </w:p>
    <w:p w14:paraId="5D79DDF7" w14:textId="77777777" w:rsidR="00C1009E" w:rsidRDefault="00C1009E" w:rsidP="00C1009E">
      <w:pPr>
        <w:pStyle w:val="Heading1"/>
        <w:spacing w:line="480" w:lineRule="auto"/>
        <w:rPr>
          <w:szCs w:val="24"/>
        </w:rPr>
      </w:pPr>
    </w:p>
    <w:p w14:paraId="504D5F9A" w14:textId="5A6813C2" w:rsidR="009F3938" w:rsidRDefault="009F3938" w:rsidP="002F3BA7">
      <w:pPr>
        <w:rPr>
          <w:b/>
          <w:bCs/>
          <w:szCs w:val="24"/>
        </w:rPr>
      </w:pPr>
      <w:r>
        <w:rPr>
          <w:b/>
          <w:bCs/>
          <w:szCs w:val="24"/>
        </w:rPr>
        <w:br w:type="page"/>
      </w:r>
    </w:p>
    <w:p w14:paraId="5665C612" w14:textId="77777777" w:rsidR="00F645F0" w:rsidRDefault="00F645F0" w:rsidP="00F645F0">
      <w:pPr>
        <w:rPr>
          <w:b/>
          <w:bCs/>
          <w:szCs w:val="24"/>
        </w:rPr>
      </w:pPr>
      <w:r w:rsidRPr="009A6C07">
        <w:rPr>
          <w:b/>
          <w:bCs/>
          <w:szCs w:val="24"/>
        </w:rPr>
        <w:lastRenderedPageBreak/>
        <w:t>Abstract</w:t>
      </w:r>
    </w:p>
    <w:p w14:paraId="196C8A1E" w14:textId="1C850554" w:rsidR="00F645F0" w:rsidRDefault="00F645F0" w:rsidP="00F645F0">
      <w:pPr>
        <w:spacing w:line="480" w:lineRule="auto"/>
        <w:rPr>
          <w:szCs w:val="24"/>
        </w:rPr>
      </w:pPr>
      <w:r w:rsidRPr="009A6C07">
        <w:rPr>
          <w:sz w:val="24"/>
          <w:szCs w:val="24"/>
        </w:rPr>
        <w:t>A growing body of work indicates that the timing of flowering of temperate angiosperms is affected by shifts in climate since the 1970’s. Sensitivity in flowering phenology to changing temperatures has been particularly well-documented</w:t>
      </w:r>
      <w:r>
        <w:rPr>
          <w:sz w:val="24"/>
          <w:szCs w:val="24"/>
        </w:rPr>
        <w:t>, but widespread phenological sensitivity to changing precipitation patterns in temperate communities has only been shown in a few studies</w:t>
      </w:r>
      <w:r w:rsidRPr="009A6C07">
        <w:rPr>
          <w:sz w:val="24"/>
          <w:szCs w:val="24"/>
        </w:rPr>
        <w:t xml:space="preserve">. The exception is relationships between snowpack and early flowering in alpine environments, whereby the timing of flowering herbs </w:t>
      </w:r>
      <w:r>
        <w:rPr>
          <w:sz w:val="24"/>
          <w:szCs w:val="24"/>
        </w:rPr>
        <w:t>had</w:t>
      </w:r>
      <w:r w:rsidRPr="009A6C07">
        <w:rPr>
          <w:sz w:val="24"/>
          <w:szCs w:val="24"/>
        </w:rPr>
        <w:t xml:space="preserve"> strong associations with winter precipitation and the </w:t>
      </w:r>
      <w:r>
        <w:rPr>
          <w:sz w:val="24"/>
          <w:szCs w:val="24"/>
        </w:rPr>
        <w:t>snowmelt timing</w:t>
      </w:r>
      <w:r w:rsidRPr="009A6C07">
        <w:rPr>
          <w:sz w:val="24"/>
          <w:szCs w:val="24"/>
        </w:rPr>
        <w:t xml:space="preserve">. Based on </w:t>
      </w:r>
      <w:r>
        <w:rPr>
          <w:sz w:val="24"/>
          <w:szCs w:val="24"/>
        </w:rPr>
        <w:t>these results</w:t>
      </w:r>
      <w:r w:rsidRPr="009A6C07">
        <w:rPr>
          <w:sz w:val="24"/>
          <w:szCs w:val="24"/>
        </w:rPr>
        <w:t xml:space="preserve">, we hypothesized that populations in </w:t>
      </w:r>
      <w:ins w:id="0" w:author="Steven Travers" w:date="2021-07-23T17:56:00Z">
        <w:r w:rsidR="003D48E2">
          <w:rPr>
            <w:sz w:val="24"/>
            <w:szCs w:val="24"/>
          </w:rPr>
          <w:t>temperat</w:t>
        </w:r>
      </w:ins>
      <w:ins w:id="1" w:author="Steven Travers" w:date="2021-07-23T17:57:00Z">
        <w:r w:rsidR="003D48E2">
          <w:rPr>
            <w:sz w:val="24"/>
            <w:szCs w:val="24"/>
          </w:rPr>
          <w:t>e</w:t>
        </w:r>
      </w:ins>
      <w:ins w:id="2" w:author="Steven Travers" w:date="2021-07-23T17:56:00Z">
        <w:r w:rsidR="003D48E2" w:rsidRPr="009A6C07">
          <w:rPr>
            <w:sz w:val="24"/>
            <w:szCs w:val="24"/>
          </w:rPr>
          <w:t xml:space="preserve"> </w:t>
        </w:r>
      </w:ins>
      <w:r w:rsidRPr="009A6C07">
        <w:rPr>
          <w:sz w:val="24"/>
          <w:szCs w:val="24"/>
        </w:rPr>
        <w:t xml:space="preserve">latitudes, characterized by strong seasonality and winter snowfall would demonstrate </w:t>
      </w:r>
      <w:r>
        <w:rPr>
          <w:sz w:val="24"/>
          <w:szCs w:val="24"/>
        </w:rPr>
        <w:t>associations between</w:t>
      </w:r>
      <w:r w:rsidRPr="009A6C07">
        <w:rPr>
          <w:sz w:val="24"/>
          <w:szCs w:val="24"/>
        </w:rPr>
        <w:t xml:space="preserve"> timing of snowmelt </w:t>
      </w:r>
      <w:r>
        <w:rPr>
          <w:sz w:val="24"/>
          <w:szCs w:val="24"/>
        </w:rPr>
        <w:t>and</w:t>
      </w:r>
      <w:r w:rsidRPr="009A6C07">
        <w:rPr>
          <w:sz w:val="24"/>
          <w:szCs w:val="24"/>
        </w:rPr>
        <w:t xml:space="preserve"> flowering phenology. We combined a historical data set of first flowering dates in Minnesota tallgrass prairie with climatic data to construct a structural equation model, testing hypotheses </w:t>
      </w:r>
      <w:r>
        <w:rPr>
          <w:sz w:val="24"/>
          <w:szCs w:val="24"/>
        </w:rPr>
        <w:t>on</w:t>
      </w:r>
      <w:r w:rsidRPr="009A6C07">
        <w:rPr>
          <w:sz w:val="24"/>
          <w:szCs w:val="24"/>
        </w:rPr>
        <w:t xml:space="preserve"> the relationships between winter precipitation</w:t>
      </w:r>
      <w:r>
        <w:rPr>
          <w:sz w:val="24"/>
          <w:szCs w:val="24"/>
        </w:rPr>
        <w:t xml:space="preserve">, </w:t>
      </w:r>
      <w:r w:rsidRPr="009A6C07">
        <w:rPr>
          <w:sz w:val="24"/>
          <w:szCs w:val="24"/>
        </w:rPr>
        <w:t>temperature</w:t>
      </w:r>
      <w:r>
        <w:rPr>
          <w:sz w:val="24"/>
          <w:szCs w:val="24"/>
        </w:rPr>
        <w:t xml:space="preserve">, and </w:t>
      </w:r>
      <w:r w:rsidRPr="009A6C07">
        <w:rPr>
          <w:sz w:val="24"/>
          <w:szCs w:val="24"/>
        </w:rPr>
        <w:t xml:space="preserve">flowering phenology. While temperature had a strong effect on flowering phenology, winter precipitation had a significant relationship with only </w:t>
      </w:r>
      <w:r>
        <w:rPr>
          <w:sz w:val="24"/>
          <w:szCs w:val="24"/>
        </w:rPr>
        <w:t>a few</w:t>
      </w:r>
      <w:r w:rsidRPr="009A6C07">
        <w:rPr>
          <w:sz w:val="24"/>
          <w:szCs w:val="24"/>
        </w:rPr>
        <w:t xml:space="preserve"> species. The species affected by snow were later flowering species</w:t>
      </w:r>
      <w:r>
        <w:rPr>
          <w:sz w:val="24"/>
          <w:szCs w:val="24"/>
        </w:rPr>
        <w:t>,</w:t>
      </w:r>
      <w:r w:rsidRPr="009A6C07">
        <w:rPr>
          <w:sz w:val="24"/>
          <w:szCs w:val="24"/>
        </w:rPr>
        <w:t xml:space="preserve"> which is inconsistent with our prediction that winter precipitation affects early flowering phenology. These results </w:t>
      </w:r>
      <w:r>
        <w:rPr>
          <w:sz w:val="24"/>
          <w:szCs w:val="24"/>
        </w:rPr>
        <w:t>suggest future changes in precipitation will have differing consequences depending on region</w:t>
      </w:r>
      <w:r w:rsidRPr="009A6C07">
        <w:rPr>
          <w:sz w:val="24"/>
          <w:szCs w:val="24"/>
        </w:rPr>
        <w:t>.</w:t>
      </w:r>
    </w:p>
    <w:p w14:paraId="574CD3C8" w14:textId="0A800AAA" w:rsidR="002F3BA7" w:rsidRDefault="002F3BA7" w:rsidP="00374BBB">
      <w:pPr>
        <w:pStyle w:val="Heading1"/>
        <w:spacing w:line="480" w:lineRule="auto"/>
        <w:rPr>
          <w:szCs w:val="24"/>
        </w:rPr>
      </w:pPr>
      <w:r>
        <w:rPr>
          <w:szCs w:val="24"/>
        </w:rPr>
        <w:br w:type="page"/>
      </w:r>
    </w:p>
    <w:p w14:paraId="635CDE81" w14:textId="1BDBB8CA" w:rsidR="00374BBB" w:rsidRPr="00283FF5" w:rsidRDefault="00374BBB" w:rsidP="00374BBB">
      <w:pPr>
        <w:pStyle w:val="Heading1"/>
        <w:spacing w:line="480" w:lineRule="auto"/>
        <w:rPr>
          <w:szCs w:val="24"/>
        </w:rPr>
      </w:pPr>
      <w:r w:rsidRPr="00283FF5">
        <w:rPr>
          <w:szCs w:val="24"/>
        </w:rPr>
        <w:lastRenderedPageBreak/>
        <w:t>Introduction</w:t>
      </w:r>
    </w:p>
    <w:p w14:paraId="7CD0F6DE" w14:textId="7B862C70" w:rsidR="00374BBB" w:rsidRPr="005163F1" w:rsidRDefault="00374BBB" w:rsidP="00374BBB">
      <w:pPr>
        <w:spacing w:line="480" w:lineRule="auto"/>
        <w:ind w:firstLine="360"/>
        <w:rPr>
          <w:sz w:val="24"/>
          <w:szCs w:val="24"/>
        </w:rPr>
      </w:pPr>
      <w:r w:rsidRPr="006B3B70">
        <w:rPr>
          <w:sz w:val="24"/>
          <w:szCs w:val="24"/>
        </w:rPr>
        <w:t>One of the best documented biotic effects of climate change is changing flowering phenology</w:t>
      </w:r>
      <w:r>
        <w:rPr>
          <w:sz w:val="24"/>
          <w:szCs w:val="24"/>
        </w:rPr>
        <w:t xml:space="preserve">, or flower timing </w:t>
      </w:r>
      <w:r w:rsidRPr="006B3B70">
        <w:rPr>
          <w:sz w:val="24"/>
          <w:szCs w:val="24"/>
        </w:rPr>
        <w:t xml:space="preserve"> </w:t>
      </w:r>
      <w:r>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Y2FsIHJlc3BvbnNlcyB0byBjbGltYXRlIGNoYW5nZTwvSURUZXh0PjxEaXNwbGF5VGV4dD4oQ2xl
bGFuZCBldCBhbCwgMjAwNzsgTWlsbGVyLVJ1c2hpbmcgJmFtcDsgUHJpbWFjaywgMjAwODsgUGFy
bWVzYW4sIDIwMDY7IFNjaHdhcnR6IGV0IGFsLCAyMDA2OyBXb2xrb3ZpY2ggZXQgYWwsIDIwMTIp
PC9EaXNwbGF5VGV4dD48cmVjb3JkPjxkYXRlcz48cHViLWRhdGVzPjxkYXRlPk1heSAyNDwvZGF0
ZT48L3B1Yi1kYXRlcz48eWVhcj4yMDEyPC95ZWFyPjwvZGF0ZXM+PHVybHM+PHJlbGF0ZWQtdXJs
cz48dXJsPiZsdDtHbyB0byBJU0kmZ3Q7Oi8vV09TOjAwMDMwNDM0NDUwMDA0MTwvdXJsPjwvcmVs
YXRlZC11cmxzPjwvdXJscz48aXNibj4wMDI4LTA4MzY8L2lzYm4+PHRpdGxlcz48dGl0bGU+V2Fy
bWluZyBleHBlcmltZW50cyB1bmRlcnByZWRpY3QgcGxhbnQgcGhlbm9sb2dpY2FsIHJlc3BvbnNl
cyB0byBjbGltYXRlIGNoYW5nZTwvdGl0bGU+PHNlY29uZGFyeS10aXRsZT5OYXR1cmU8L3NlY29u
ZGFyeS10aXRsZT48L3RpdGxlcz48cGFnZXM+NDk0LTQ5NzwvcGFnZXM+PG51bWJlcj43Mzk5PC9u
dW1iZXI+PGNvbnRyaWJ1dG9ycz48YXV0aG9ycz48YXV0aG9yPldvbGtvdmljaCwgRS4gTS48L2F1
dGhvcj48YXV0aG9yPkNvb2ssIEIuIEkuPC9hdXRob3I+PGF1dGhvcj5BbGxlbiwgSi4gTS48L2F1
dGhvcj48YXV0aG9yPkNyaW1taW5zLCBULiBNLjwvYXV0aG9yPjxhdXRob3I+QmV0YW5jb3VydCwg
Si4gTC48L2F1dGhvcj48YXV0aG9yPlRyYXZlcnMsIFMuIEUuPC9hdXRob3I+PGF1dGhvcj5QYXUs
IFMuPC9hdXRob3I+PGF1dGhvcj5SZWdldHosIEouPC9hdXRob3I+PGF1dGhvcj5EYXZpZXMsIFQu
IEouPC9hdXRob3I+PGF1dGhvcj5LcmFmdCwgTi4gSi4gQi48L2F1dGhvcj48YXV0aG9yPkF1bHQs
IFQuIFIuPC9hdXRob3I+PGF1dGhvcj5Cb2xtZ3JlbiwgSy48L2F1dGhvcj48YXV0aG9yPk1hemVy
LCBTLiBKLjwvYXV0aG9yPjxhdXRob3I+TWNDYWJlLCBHLiBKLjwvYXV0aG9yPjxhdXRob3I+TWNH
aWxsLCBCLiBKLjwvYXV0aG9yPjxhdXRob3I+UGFybWVzYW4sIEMuPC9hdXRob3I+PGF1dGhvcj5T
YWxhbWluLCBOLjwvYXV0aG9yPjxhdXRob3I+U2Nod2FydHosIE0uIEQuPC9hdXRob3I+PGF1dGhv
cj5DbGVsYW5kLCBFLiBFLjwvYXV0aG9yPjwvYXV0aG9ycz48L2NvbnRyaWJ1dG9ycz48YWRkZWQt
ZGF0ZSBmb3JtYXQ9InV0YyI+MTYxMDY3OTM4NDwvYWRkZWQtZGF0ZT48cmVmLXR5cGUgbmFtZT0i
Sm91cm5hbCBBcnRpY2xlIj4xNzwvcmVmLXR5cGU+PHJlYy1udW1iZXI+NjIwPC9yZWMtbnVtYmVy
PjxsYXN0LXVwZGF0ZWQtZGF0ZSBmb3JtYXQ9InV0YyI+MTYxMDY3OTQ3NjwvbGFzdC11cGRhdGVk
LWRhdGU+PGFjY2Vzc2lvbi1udW0+V09TOjAwMDMwNDM0NDUwMDA0MTwvYWNjZXNzaW9uLW51bT48
ZWxlY3Ryb25pYy1yZXNvdXJjZS1udW0+MTAuMTAzOC9uYXR1cmUxMTAxNDwvZWxlY3Ryb25pYy1y
ZXNvdXJjZS1udW0+PHZvbHVtZT40ODU8L3ZvbHVtZT48L3JlY29yZD48L0NpdGU+PENpdGU+PEF1
dGhvcj5TY2h3YXJ0ejwvQXV0aG9yPjxZZWFyPjIwMDY8L1llYXI+PElEVGV4dD5PbnNldCBvZiBz
cHJpbmcgc3RhcnRpbmcgZWFybGllciBhY3Jvc3MgdGhlIE5vcnRoZXJuIEhlbWlzcGhlcmU8L0lE
VGV4dD48cmVjb3JkPjxkYXRlcz48cHViLWRhdGVzPjxkYXRlPkZlYjwvZGF0ZT48L3B1Yi1kYXRl
cz48eWVhcj4yMDA2PC95ZWFyPjwvZGF0ZXM+PHVybHM+PHJlbGF0ZWQtdXJscz48dXJsPiZsdDtH
byB0byBJU0kmZ3Q7Oi8vV09TOjAwMDIzNDk3NDkwMDAxNjwvdXJsPjwvcmVsYXRlZC11cmxzPjwv
dXJscz48aXNibj4xMzU0LTEwMTM8L2lzYm4+PHRpdGxlcz48dGl0bGU+T25zZXQgb2Ygc3ByaW5n
IHN0YXJ0aW5nIGVhcmxpZXIgYWNyb3NzIHRoZSBOb3J0aGVybiBIZW1pc3BoZXJlPC90aXRsZT48
c2Vjb25kYXJ5LXRpdGxlPkdsb2JhbCBDaGFuZ2UgQmlvbG9neTwvc2Vjb25kYXJ5LXRpdGxlPjwv
dGl0bGVzPjxwYWdlcz4zNDMtMzUxPC9wYWdlcz48bnVtYmVyPjI8L251bWJlcj48Y29udHJpYnV0
b3JzPjxhdXRob3JzPjxhdXRob3I+U2Nod2FydHosIE0uIEQuPC9hdXRob3I+PGF1dGhvcj5BaGFz
LCBSLjwvYXV0aG9yPjxhdXRob3I+QWFzYSwgQS48L2F1dGhvcj48L2F1dGhvcnM+PC9jb250cmli
dXRvcnM+PGFkZGVkLWRhdGUgZm9ybWF0PSJ1dGMiPjE2MTA2ODIxNzE8L2FkZGVkLWRhdGU+PHJl
Zi10eXBlIG5hbWU9IkpvdXJuYWwgQXJ0aWNsZSI+MTc8L3JlZi10eXBlPjxyZWMtbnVtYmVyPjYy
MjwvcmVjLW51bWJlcj48bGFzdC11cGRhdGVkLWRhdGUgZm9ybWF0PSJ1dGMiPjE2MTA2ODIzMTI8
L2xhc3QtdXBkYXRlZC1kYXRlPjxhY2Nlc3Npb24tbnVtPldPUzowMDAyMzQ5NzQ5MDAwMTY8L2Fj
Y2Vzc2lvbi1udW0+PGVsZWN0cm9uaWMtcmVzb3VyY2UtbnVtPjEwLjExMTEvai4xMzY1LTI0ODYu
MjAwNS4wMTA5Ny54PC9lbGVjdHJvbmljLXJlc291cmNlLW51bT48dm9sdW1lPjEyPC92b2x1bWU+
PC9yZWNvcmQ+PC9DaXRlPjxDaXRlPjxBdXRob3I+UGFybWVzYW48L0F1dGhvcj48WWVhcj4yMDA2
PC9ZZWFyPjxJRFRleHQ+RWNvbG9naWNhbCBhbmQgZXZvbHV0aW9uYXJ5IHJlc3BvbnNlcyB0byBy
ZWNlbnQgY2xpbWF0ZSBjaGFuZ2U8L0lEVGV4dD48cmVjb3JkPjxkYXRlcz48cHViLWRhdGVzPjxk
YXRlPjIwMDY8L2RhdGU+PC9wdWItZGF0ZXM+PHllYXI+MjAwNjwveWVhcj48L2RhdGVzPjx1cmxz
PjxyZWxhdGVkLXVybHM+PHVybD4mbHQ7R28gdG8gSVNJJmd0OzovL1dPUzowMDAyNDMwMzg1MDAw
MjM8L3VybD48L3JlbGF0ZWQtdXJscz48L3VybHM+PGlzYm4+MTU0My01OTJYPC9pc2JuPjx0aXRs
ZXM+PHRpdGxlPkVjb2xvZ2ljYWwgYW5kIGV2b2x1dGlvbmFyeSByZXNwb25zZXMgdG8gcmVjZW50
IGNsaW1hdGUgY2hhbmdlPC90aXRsZT48c2Vjb25kYXJ5LXRpdGxlPkFubnVhbCBSZXZpZXcgb2Yg
RWNvbG9neSBFdm9sdXRpb24gYW5kIFN5c3RlbWF0aWNzPC9zZWNvbmRhcnktdGl0bGU+PC90aXRs
ZXM+PHBhZ2VzPjYzNy02Njk8L3BhZ2VzPjxjb250cmlidXRvcnM+PGF1dGhvcnM+PGF1dGhvcj5Q
YXJtZXNhbiwgQ2FtaWxsZTwvYXV0aG9yPjwvYXV0aG9ycz48L2NvbnRyaWJ1dG9ycz48YWRkZWQt
ZGF0ZSBmb3JtYXQ9InV0YyI+MTYxMDY4MjE3MTwvYWRkZWQtZGF0ZT48cmVmLXR5cGUgbmFtZT0i
Sm91cm5hbCBBcnRpY2xlIj4xNzwvcmVmLXR5cGU+PHJlYy1udW1iZXI+NjIzPC9yZWMtbnVtYmVy
PjxsYXN0LXVwZGF0ZWQtZGF0ZSBmb3JtYXQ9InV0YyI+MTYxMDY4MjMxMjwvbGFzdC11cGRhdGVk
LWRhdGU+PGFjY2Vzc2lvbi1udW0+V09TOjAwMDI0MzAzODUwMDAyMzwvYWNjZXNzaW9uLW51bT48
ZWxlY3Ryb25pYy1yZXNvdXJjZS1udW0+MTAuMTE0Ni9hbm51cmV2LmVjb2xzeXMuMzcuMDkxMzA1
LjExMDEwMDwvZWxlY3Ryb25pYy1yZXNvdXJjZS1udW0+PHZvbHVtZT4zNzwvdm9sdW1lPjwvcmVj
b3JkPjwvQ2l0ZT48Q2l0ZT48QXV0aG9yPk1pbGxlci1SdXNoaW5nPC9BdXRob3I+PFllYXI+MjAw
ODwvWWVhcj48SURUZXh0Pkdsb2JhbCB3YXJtaW5nIGFuZCBmbG93ZXJpbmcgdGltZXMgaW4gVGhv
cmVhdSZhcG9zO3MgY29uY29yZDogQSBjb21tdW5pdHkgcGVyc3BlY3RpdmU8L0lEVGV4dD48cmVj
b3JkPjxkYXRlcz48cHViLWRhdGVzPjxkYXRlPkZlYjwvZGF0ZT48L3B1Yi1kYXRlcz48eWVhcj4y
MDA4PC95ZWFyPjwvZGF0ZXM+PHVybHM+PHJlbGF0ZWQtdXJscz48dXJsPiZsdDtHbyB0byBJU0km
Z3Q7Oi8vV09TOjAwMDI1NDEyNDIwMDAwNjwvdXJsPjwvcmVsYXRlZC11cmxzPjwvdXJscz48aXNi
bj4wMDEyLTk2NTg8L2lzYm4+PHRpdGxlcz48dGl0bGU+R2xvYmFsIHdhcm1pbmcgYW5kIGZsb3dl
cmluZyB0aW1lcyBpbiBUaG9yZWF1JmFwb3M7cyBjb25jb3JkOiBBIGNvbW11bml0eSBwZXJzcGVj
dGl2ZTwvdGl0bGU+PHNlY29uZGFyeS10aXRsZT5FY29sb2d5PC9zZWNvbmRhcnktdGl0bGU+PC90
aXRsZXM+PHBhZ2VzPjMzMi0zNDE8L3BhZ2VzPjxudW1iZXI+MjwvbnVtYmVyPjxjb250cmlidXRv
cnM+PGF1dGhvcnM+PGF1dGhvcj5NaWxsZXItUnVzaGluZywgQWJyYWhhbSBKLjwvYXV0aG9yPjxh
dXRob3I+UHJpbWFjaywgUmljaGFyZCBCLjwvYXV0aG9yPjwvYXV0aG9ycz48L2NvbnRyaWJ1dG9y
cz48YWRkZWQtZGF0ZSBmb3JtYXQ9InV0YyI+MTYxMDY4MjE3MTwvYWRkZWQtZGF0ZT48cmVmLXR5
cGUgbmFtZT0iSm91cm5hbCBBcnRpY2xlIj4xNzwvcmVmLXR5cGU+PHJlYy1udW1iZXI+NjIxPC9y
ZWMtbnVtYmVyPjxsYXN0LXVwZGF0ZWQtZGF0ZSBmb3JtYXQ9InV0YyI+MTYxMDY4MjMxMjwvbGFz
dC11cGRhdGVkLWRhdGU+PGFjY2Vzc2lvbi1udW0+V09TOjAwMDI1NDEyNDIwMDAwNjwvYWNjZXNz
aW9uLW51bT48ZWxlY3Ryb25pYy1yZXNvdXJjZS1udW0+MTAuMTg5MC8wNy0wMDY4LjE8L2VsZWN0
cm9uaWMtcmVzb3VyY2UtbnVtPjx2b2x1bWU+ODk8L3ZvbHVtZT48L3JlY29yZD48L0NpdGU+PENp
dGU+PEF1dGhvcj5DbGVsYW5kPC9BdXRob3I+PFllYXI+MjAwNzwvWWVhcj48SURUZXh0PlNoaWZ0
aW5nIHBsYW50IHBoZW5vbG9neSBpbiByZXNwb25zZSB0byBnbG9iYWwgY2hhbmdlPC9JRFRleHQ+
PHJlY29yZD48ZGF0ZXM+PHB1Yi1kYXRlcz48ZGF0ZT5KdWw8L2RhdGU+PC9wdWItZGF0ZXM+PHll
YXI+MjAwNzwveWVhcj48L2RhdGVzPjxpc2JuPjAxNjktNTM0NzwvaXNibj48dGl0bGVzPjx0aXRs
ZT5TaGlmdGluZyBwbGFudCBwaGVub2xvZ3kgaW4gcmVzcG9uc2UgdG8gZ2xvYmFsIGNoYW5nZTwv
dGl0bGU+PHNlY29uZGFyeS10aXRsZT5UcmVuZHMgaW4gRWNvbG9neSAmYW1wOyBFdm9sdXRpb248
L3NlY29uZGFyeS10aXRsZT48L3RpdGxlcz48cGFnZXM+MzU3LTM2NTwvcGFnZXM+PG51bWJlcj43
PC9udW1iZXI+PGNvbnRyaWJ1dG9ycz48YXV0aG9ycz48YXV0aG9yPkNsZWxhbmQsIEUuIEUuPC9h
dXRob3I+PGF1dGhvcj5DaHVpbmUsIEkuPC9hdXRob3I+PGF1dGhvcj5NZW56ZWwsIEEuPC9hdXRo
b3I+PGF1dGhvcj5Nb29uZXksIEguIEEuPC9hdXRob3I+PGF1dGhvcj5TY2h3YXJ0eiwgTS4gRC48
L2F1dGhvcj48L2F1dGhvcnM+PC9jb250cmlidXRvcnM+PGFkZGVkLWRhdGUgZm9ybWF0PSJ1dGMi
PjA8L2FkZGVkLWRhdGU+PHJlZi10eXBlIG5hbWU9IkpvdXJuYWwgQXJ0aWNsZSI+MTc8L3JlZi10
eXBlPjxyZWMtbnVtYmVyPjUzPC9yZWMtbnVtYmVyPjxsYXN0LXVwZGF0ZWQtZGF0ZSBmb3JtYXQ9
InV0YyI+MDwvbGFzdC11cGRhdGVkLWRhdGU+PGFjY2Vzc2lvbi1udW0+SVNJOjAwMDI0Nzk2Mjcw
MDAwNTwvYWNjZXNzaW9uLW51bT48dm9sdW1lPjIyPC92b2x1bWU+PC9yZWNvcmQ+PC9DaXRlPjwv
RW5kTm90ZT5=
</w:fldData>
        </w:fldChar>
      </w:r>
      <w:r w:rsidR="001C1E5F">
        <w:rPr>
          <w:sz w:val="24"/>
          <w:szCs w:val="24"/>
        </w:rPr>
        <w:instrText xml:space="preserve"> ADDIN EN.CITE </w:instrText>
      </w:r>
      <w:r w:rsidR="001C1E5F">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Y2FsIHJlc3BvbnNlcyB0byBjbGltYXRlIGNoYW5nZTwvSURUZXh0PjxEaXNwbGF5VGV4dD4oQ2xl
bGFuZCBldCBhbCwgMjAwNzsgTWlsbGVyLVJ1c2hpbmcgJmFtcDsgUHJpbWFjaywgMjAwODsgUGFy
bWVzYW4sIDIwMDY7IFNjaHdhcnR6IGV0IGFsLCAyMDA2OyBXb2xrb3ZpY2ggZXQgYWwsIDIwMTIp
PC9EaXNwbGF5VGV4dD48cmVjb3JkPjxkYXRlcz48cHViLWRhdGVzPjxkYXRlPk1heSAyNDwvZGF0
ZT48L3B1Yi1kYXRlcz48eWVhcj4yMDEyPC95ZWFyPjwvZGF0ZXM+PHVybHM+PHJlbGF0ZWQtdXJs
cz48dXJsPiZsdDtHbyB0byBJU0kmZ3Q7Oi8vV09TOjAwMDMwNDM0NDUwMDA0MTwvdXJsPjwvcmVs
YXRlZC11cmxzPjwvdXJscz48aXNibj4wMDI4LTA4MzY8L2lzYm4+PHRpdGxlcz48dGl0bGU+V2Fy
bWluZyBleHBlcmltZW50cyB1bmRlcnByZWRpY3QgcGxhbnQgcGhlbm9sb2dpY2FsIHJlc3BvbnNl
cyB0byBjbGltYXRlIGNoYW5nZTwvdGl0bGU+PHNlY29uZGFyeS10aXRsZT5OYXR1cmU8L3NlY29u
ZGFyeS10aXRsZT48L3RpdGxlcz48cGFnZXM+NDk0LTQ5NzwvcGFnZXM+PG51bWJlcj43Mzk5PC9u
dW1iZXI+PGNvbnRyaWJ1dG9ycz48YXV0aG9ycz48YXV0aG9yPldvbGtvdmljaCwgRS4gTS48L2F1
dGhvcj48YXV0aG9yPkNvb2ssIEIuIEkuPC9hdXRob3I+PGF1dGhvcj5BbGxlbiwgSi4gTS48L2F1
dGhvcj48YXV0aG9yPkNyaW1taW5zLCBULiBNLjwvYXV0aG9yPjxhdXRob3I+QmV0YW5jb3VydCwg
Si4gTC48L2F1dGhvcj48YXV0aG9yPlRyYXZlcnMsIFMuIEUuPC9hdXRob3I+PGF1dGhvcj5QYXUs
IFMuPC9hdXRob3I+PGF1dGhvcj5SZWdldHosIEouPC9hdXRob3I+PGF1dGhvcj5EYXZpZXMsIFQu
IEouPC9hdXRob3I+PGF1dGhvcj5LcmFmdCwgTi4gSi4gQi48L2F1dGhvcj48YXV0aG9yPkF1bHQs
IFQuIFIuPC9hdXRob3I+PGF1dGhvcj5Cb2xtZ3JlbiwgSy48L2F1dGhvcj48YXV0aG9yPk1hemVy
LCBTLiBKLjwvYXV0aG9yPjxhdXRob3I+TWNDYWJlLCBHLiBKLjwvYXV0aG9yPjxhdXRob3I+TWNH
aWxsLCBCLiBKLjwvYXV0aG9yPjxhdXRob3I+UGFybWVzYW4sIEMuPC9hdXRob3I+PGF1dGhvcj5T
YWxhbWluLCBOLjwvYXV0aG9yPjxhdXRob3I+U2Nod2FydHosIE0uIEQuPC9hdXRob3I+PGF1dGhv
cj5DbGVsYW5kLCBFLiBFLjwvYXV0aG9yPjwvYXV0aG9ycz48L2NvbnRyaWJ1dG9ycz48YWRkZWQt
ZGF0ZSBmb3JtYXQ9InV0YyI+MTYxMDY3OTM4NDwvYWRkZWQtZGF0ZT48cmVmLXR5cGUgbmFtZT0i
Sm91cm5hbCBBcnRpY2xlIj4xNzwvcmVmLXR5cGU+PHJlYy1udW1iZXI+NjIwPC9yZWMtbnVtYmVy
PjxsYXN0LXVwZGF0ZWQtZGF0ZSBmb3JtYXQ9InV0YyI+MTYxMDY3OTQ3NjwvbGFzdC11cGRhdGVk
LWRhdGU+PGFjY2Vzc2lvbi1udW0+V09TOjAwMDMwNDM0NDUwMDA0MTwvYWNjZXNzaW9uLW51bT48
ZWxlY3Ryb25pYy1yZXNvdXJjZS1udW0+MTAuMTAzOC9uYXR1cmUxMTAxNDwvZWxlY3Ryb25pYy1y
ZXNvdXJjZS1udW0+PHZvbHVtZT40ODU8L3ZvbHVtZT48L3JlY29yZD48L0NpdGU+PENpdGU+PEF1
dGhvcj5TY2h3YXJ0ejwvQXV0aG9yPjxZZWFyPjIwMDY8L1llYXI+PElEVGV4dD5PbnNldCBvZiBz
cHJpbmcgc3RhcnRpbmcgZWFybGllciBhY3Jvc3MgdGhlIE5vcnRoZXJuIEhlbWlzcGhlcmU8L0lE
VGV4dD48cmVjb3JkPjxkYXRlcz48cHViLWRhdGVzPjxkYXRlPkZlYjwvZGF0ZT48L3B1Yi1kYXRl
cz48eWVhcj4yMDA2PC95ZWFyPjwvZGF0ZXM+PHVybHM+PHJlbGF0ZWQtdXJscz48dXJsPiZsdDtH
byB0byBJU0kmZ3Q7Oi8vV09TOjAwMDIzNDk3NDkwMDAxNjwvdXJsPjwvcmVsYXRlZC11cmxzPjwv
dXJscz48aXNibj4xMzU0LTEwMTM8L2lzYm4+PHRpdGxlcz48dGl0bGU+T25zZXQgb2Ygc3ByaW5n
IHN0YXJ0aW5nIGVhcmxpZXIgYWNyb3NzIHRoZSBOb3J0aGVybiBIZW1pc3BoZXJlPC90aXRsZT48
c2Vjb25kYXJ5LXRpdGxlPkdsb2JhbCBDaGFuZ2UgQmlvbG9neTwvc2Vjb25kYXJ5LXRpdGxlPjwv
dGl0bGVzPjxwYWdlcz4zNDMtMzUxPC9wYWdlcz48bnVtYmVyPjI8L251bWJlcj48Y29udHJpYnV0
b3JzPjxhdXRob3JzPjxhdXRob3I+U2Nod2FydHosIE0uIEQuPC9hdXRob3I+PGF1dGhvcj5BaGFz
LCBSLjwvYXV0aG9yPjxhdXRob3I+QWFzYSwgQS48L2F1dGhvcj48L2F1dGhvcnM+PC9jb250cmli
dXRvcnM+PGFkZGVkLWRhdGUgZm9ybWF0PSJ1dGMiPjE2MTA2ODIxNzE8L2FkZGVkLWRhdGU+PHJl
Zi10eXBlIG5hbWU9IkpvdXJuYWwgQXJ0aWNsZSI+MTc8L3JlZi10eXBlPjxyZWMtbnVtYmVyPjYy
MjwvcmVjLW51bWJlcj48bGFzdC11cGRhdGVkLWRhdGUgZm9ybWF0PSJ1dGMiPjE2MTA2ODIzMTI8
L2xhc3QtdXBkYXRlZC1kYXRlPjxhY2Nlc3Npb24tbnVtPldPUzowMDAyMzQ5NzQ5MDAwMTY8L2Fj
Y2Vzc2lvbi1udW0+PGVsZWN0cm9uaWMtcmVzb3VyY2UtbnVtPjEwLjExMTEvai4xMzY1LTI0ODYu
MjAwNS4wMTA5Ny54PC9lbGVjdHJvbmljLXJlc291cmNlLW51bT48dm9sdW1lPjEyPC92b2x1bWU+
PC9yZWNvcmQ+PC9DaXRlPjxDaXRlPjxBdXRob3I+UGFybWVzYW48L0F1dGhvcj48WWVhcj4yMDA2
PC9ZZWFyPjxJRFRleHQ+RWNvbG9naWNhbCBhbmQgZXZvbHV0aW9uYXJ5IHJlc3BvbnNlcyB0byBy
ZWNlbnQgY2xpbWF0ZSBjaGFuZ2U8L0lEVGV4dD48cmVjb3JkPjxkYXRlcz48cHViLWRhdGVzPjxk
YXRlPjIwMDY8L2RhdGU+PC9wdWItZGF0ZXM+PHllYXI+MjAwNjwveWVhcj48L2RhdGVzPjx1cmxz
PjxyZWxhdGVkLXVybHM+PHVybD4mbHQ7R28gdG8gSVNJJmd0OzovL1dPUzowMDAyNDMwMzg1MDAw
MjM8L3VybD48L3JlbGF0ZWQtdXJscz48L3VybHM+PGlzYm4+MTU0My01OTJYPC9pc2JuPjx0aXRs
ZXM+PHRpdGxlPkVjb2xvZ2ljYWwgYW5kIGV2b2x1dGlvbmFyeSByZXNwb25zZXMgdG8gcmVjZW50
IGNsaW1hdGUgY2hhbmdlPC90aXRsZT48c2Vjb25kYXJ5LXRpdGxlPkFubnVhbCBSZXZpZXcgb2Yg
RWNvbG9neSBFdm9sdXRpb24gYW5kIFN5c3RlbWF0aWNzPC9zZWNvbmRhcnktdGl0bGU+PC90aXRs
ZXM+PHBhZ2VzPjYzNy02Njk8L3BhZ2VzPjxjb250cmlidXRvcnM+PGF1dGhvcnM+PGF1dGhvcj5Q
YXJtZXNhbiwgQ2FtaWxsZTwvYXV0aG9yPjwvYXV0aG9ycz48L2NvbnRyaWJ1dG9ycz48YWRkZWQt
ZGF0ZSBmb3JtYXQ9InV0YyI+MTYxMDY4MjE3MTwvYWRkZWQtZGF0ZT48cmVmLXR5cGUgbmFtZT0i
Sm91cm5hbCBBcnRpY2xlIj4xNzwvcmVmLXR5cGU+PHJlYy1udW1iZXI+NjIzPC9yZWMtbnVtYmVy
PjxsYXN0LXVwZGF0ZWQtZGF0ZSBmb3JtYXQ9InV0YyI+MTYxMDY4MjMxMjwvbGFzdC11cGRhdGVk
LWRhdGU+PGFjY2Vzc2lvbi1udW0+V09TOjAwMDI0MzAzODUwMDAyMzwvYWNjZXNzaW9uLW51bT48
ZWxlY3Ryb25pYy1yZXNvdXJjZS1udW0+MTAuMTE0Ni9hbm51cmV2LmVjb2xzeXMuMzcuMDkxMzA1
LjExMDEwMDwvZWxlY3Ryb25pYy1yZXNvdXJjZS1udW0+PHZvbHVtZT4zNzwvdm9sdW1lPjwvcmVj
b3JkPjwvQ2l0ZT48Q2l0ZT48QXV0aG9yPk1pbGxlci1SdXNoaW5nPC9BdXRob3I+PFllYXI+MjAw
ODwvWWVhcj48SURUZXh0Pkdsb2JhbCB3YXJtaW5nIGFuZCBmbG93ZXJpbmcgdGltZXMgaW4gVGhv
cmVhdSZhcG9zO3MgY29uY29yZDogQSBjb21tdW5pdHkgcGVyc3BlY3RpdmU8L0lEVGV4dD48cmVj
b3JkPjxkYXRlcz48cHViLWRhdGVzPjxkYXRlPkZlYjwvZGF0ZT48L3B1Yi1kYXRlcz48eWVhcj4y
MDA4PC95ZWFyPjwvZGF0ZXM+PHVybHM+PHJlbGF0ZWQtdXJscz48dXJsPiZsdDtHbyB0byBJU0km
Z3Q7Oi8vV09TOjAwMDI1NDEyNDIwMDAwNjwvdXJsPjwvcmVsYXRlZC11cmxzPjwvdXJscz48aXNi
bj4wMDEyLTk2NTg8L2lzYm4+PHRpdGxlcz48dGl0bGU+R2xvYmFsIHdhcm1pbmcgYW5kIGZsb3dl
cmluZyB0aW1lcyBpbiBUaG9yZWF1JmFwb3M7cyBjb25jb3JkOiBBIGNvbW11bml0eSBwZXJzcGVj
dGl2ZTwvdGl0bGU+PHNlY29uZGFyeS10aXRsZT5FY29sb2d5PC9zZWNvbmRhcnktdGl0bGU+PC90
aXRsZXM+PHBhZ2VzPjMzMi0zNDE8L3BhZ2VzPjxudW1iZXI+MjwvbnVtYmVyPjxjb250cmlidXRv
cnM+PGF1dGhvcnM+PGF1dGhvcj5NaWxsZXItUnVzaGluZywgQWJyYWhhbSBKLjwvYXV0aG9yPjxh
dXRob3I+UHJpbWFjaywgUmljaGFyZCBCLjwvYXV0aG9yPjwvYXV0aG9ycz48L2NvbnRyaWJ1dG9y
cz48YWRkZWQtZGF0ZSBmb3JtYXQ9InV0YyI+MTYxMDY4MjE3MTwvYWRkZWQtZGF0ZT48cmVmLXR5
cGUgbmFtZT0iSm91cm5hbCBBcnRpY2xlIj4xNzwvcmVmLXR5cGU+PHJlYy1udW1iZXI+NjIxPC9y
ZWMtbnVtYmVyPjxsYXN0LXVwZGF0ZWQtZGF0ZSBmb3JtYXQ9InV0YyI+MTYxMDY4MjMxMjwvbGFz
dC11cGRhdGVkLWRhdGU+PGFjY2Vzc2lvbi1udW0+V09TOjAwMDI1NDEyNDIwMDAwNjwvYWNjZXNz
aW9uLW51bT48ZWxlY3Ryb25pYy1yZXNvdXJjZS1udW0+MTAuMTg5MC8wNy0wMDY4LjE8L2VsZWN0
cm9uaWMtcmVzb3VyY2UtbnVtPjx2b2x1bWU+ODk8L3ZvbHVtZT48L3JlY29yZD48L0NpdGU+PENp
dGU+PEF1dGhvcj5DbGVsYW5kPC9BdXRob3I+PFllYXI+MjAwNzwvWWVhcj48SURUZXh0PlNoaWZ0
aW5nIHBsYW50IHBoZW5vbG9neSBpbiByZXNwb25zZSB0byBnbG9iYWwgY2hhbmdlPC9JRFRleHQ+
PHJlY29yZD48ZGF0ZXM+PHB1Yi1kYXRlcz48ZGF0ZT5KdWw8L2RhdGU+PC9wdWItZGF0ZXM+PHll
YXI+MjAwNzwveWVhcj48L2RhdGVzPjxpc2JuPjAxNjktNTM0NzwvaXNibj48dGl0bGVzPjx0aXRs
ZT5TaGlmdGluZyBwbGFudCBwaGVub2xvZ3kgaW4gcmVzcG9uc2UgdG8gZ2xvYmFsIGNoYW5nZTwv
dGl0bGU+PHNlY29uZGFyeS10aXRsZT5UcmVuZHMgaW4gRWNvbG9neSAmYW1wOyBFdm9sdXRpb248
L3NlY29uZGFyeS10aXRsZT48L3RpdGxlcz48cGFnZXM+MzU3LTM2NTwvcGFnZXM+PG51bWJlcj43
PC9udW1iZXI+PGNvbnRyaWJ1dG9ycz48YXV0aG9ycz48YXV0aG9yPkNsZWxhbmQsIEUuIEUuPC9h
dXRob3I+PGF1dGhvcj5DaHVpbmUsIEkuPC9hdXRob3I+PGF1dGhvcj5NZW56ZWwsIEEuPC9hdXRo
b3I+PGF1dGhvcj5Nb29uZXksIEguIEEuPC9hdXRob3I+PGF1dGhvcj5TY2h3YXJ0eiwgTS4gRC48
L2F1dGhvcj48L2F1dGhvcnM+PC9jb250cmlidXRvcnM+PGFkZGVkLWRhdGUgZm9ybWF0PSJ1dGMi
PjA8L2FkZGVkLWRhdGU+PHJlZi10eXBlIG5hbWU9IkpvdXJuYWwgQXJ0aWNsZSI+MTc8L3JlZi10
eXBlPjxyZWMtbnVtYmVyPjUzPC9yZWMtbnVtYmVyPjxsYXN0LXVwZGF0ZWQtZGF0ZSBmb3JtYXQ9
InV0YyI+MDwvbGFzdC11cGRhdGVkLWRhdGU+PGFjY2Vzc2lvbi1udW0+SVNJOjAwMDI0Nzk2Mjcw
MDAwNTwvYWNjZXNzaW9uLW51bT48dm9sdW1lPjIyPC92b2x1bWU+PC9yZWNvcmQ+PC9DaXRlPjwv
RW5kTm90ZT5=
</w:fldData>
        </w:fldChar>
      </w:r>
      <w:r w:rsidR="001C1E5F">
        <w:rPr>
          <w:sz w:val="24"/>
          <w:szCs w:val="24"/>
        </w:rPr>
        <w:instrText xml:space="preserve"> ADDIN EN.CITE.DATA </w:instrText>
      </w:r>
      <w:r w:rsidR="001C1E5F">
        <w:rPr>
          <w:sz w:val="24"/>
          <w:szCs w:val="24"/>
        </w:rPr>
      </w:r>
      <w:r w:rsidR="001C1E5F">
        <w:rPr>
          <w:sz w:val="24"/>
          <w:szCs w:val="24"/>
        </w:rPr>
        <w:fldChar w:fldCharType="end"/>
      </w:r>
      <w:r>
        <w:rPr>
          <w:sz w:val="24"/>
          <w:szCs w:val="24"/>
        </w:rPr>
      </w:r>
      <w:r>
        <w:rPr>
          <w:sz w:val="24"/>
          <w:szCs w:val="24"/>
        </w:rPr>
        <w:fldChar w:fldCharType="separate"/>
      </w:r>
      <w:r w:rsidR="001C1E5F">
        <w:rPr>
          <w:noProof/>
          <w:sz w:val="24"/>
          <w:szCs w:val="24"/>
        </w:rPr>
        <w:t>(Cleland et al, 2007; Miller-Rushing &amp; Primack, 2008; Parmesan, 2006; Schwartz et al, 2006; Wolkovich et al, 2012)</w:t>
      </w:r>
      <w:r>
        <w:rPr>
          <w:sz w:val="24"/>
          <w:szCs w:val="24"/>
        </w:rPr>
        <w:fldChar w:fldCharType="end"/>
      </w:r>
      <w:r>
        <w:rPr>
          <w:sz w:val="24"/>
          <w:szCs w:val="24"/>
        </w:rPr>
        <w:t xml:space="preserve">. Flowering phenology is important for plant-pollinator interactions, as asynchrony between flower timing and pollinator emergence can be detrimental for plant reproduction and pollinator health </w:t>
      </w:r>
      <w:r>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bmdlPC9JRFRleHQ+PERpc3BsYXlUZXh0PihDbGVsYW5kIGV0IGFsLCAyMDA3OyBLaGFyb3ViYSBl
dCBhbCwgMjAxODsgS2hhcm91YmEgJmFtcDsgV29sa292aWNoLCAyMDIwOyBWaXNzZXIgJmFtcDsg
R2llbmFwcCwgMjAxOSk8L0Rpc3BsYXlUZXh0PjxyZWNvcmQ+PGRhdGVzPjxwdWItZGF0ZXM+PGRh
dGU+SnVsPC9kYXRlPjwvcHViLWRhdGVzPjx5ZWFyPjIwMDc8L3llYXI+PC9kYXRlcz48aXNibj4w
MTY5LTUzNDc8L2lzYm4+PHRpdGxlcz48dGl0bGU+U2hpZnRpbmcgcGxhbnQgcGhlbm9sb2d5IGlu
IHJlc3BvbnNlIHRvIGdsb2JhbCBjaGFuZ2U8L3RpdGxlPjxzZWNvbmRhcnktdGl0bGU+VHJlbmRz
IGluIEVjb2xvZ3kgJmFtcDsgRXZvbHV0aW9uPC9zZWNvbmRhcnktdGl0bGU+PC90aXRsZXM+PHBh
Z2VzPjM1Ny0zNjU8L3BhZ2VzPjxudW1iZXI+NzwvbnVtYmVyPjxjb250cmlidXRvcnM+PGF1dGhv
cnM+PGF1dGhvcj5DbGVsYW5kLCBFLiBFLjwvYXV0aG9yPjxhdXRob3I+Q2h1aW5lLCBJLjwvYXV0
aG9yPjxhdXRob3I+TWVuemVsLCBBLjwvYXV0aG9yPjxhdXRob3I+TW9vbmV5LCBILiBBLjwvYXV0
aG9yPjxhdXRob3I+U2Nod2FydHosIE0uIEQuPC9hdXRob3I+PC9hdXRob3JzPjwvY29udHJpYnV0
b3JzPjxhZGRlZC1kYXRlIGZvcm1hdD0idXRjIj4wPC9hZGRlZC1kYXRlPjxyZWYtdHlwZSBuYW1l
PSJKb3VybmFsIEFydGljbGUiPjE3PC9yZWYtdHlwZT48cmVjLW51bWJlcj41MzwvcmVjLW51bWJl
cj48bGFzdC11cGRhdGVkLWRhdGUgZm9ybWF0PSJ1dGMiPjA8L2xhc3QtdXBkYXRlZC1kYXRlPjxh
Y2Nlc3Npb24tbnVtPklTSTowMDAyNDc5NjI3MDAwMDU8L2FjY2Vzc2lvbi1udW0+PHZvbHVtZT4y
Mjwvdm9sdW1lPjwvcmVjb3JkPjwvQ2l0ZT48Q2l0ZT48QXV0aG9yPktoYXJvdWJhPC9BdXRob3I+
PFllYXI+MjAxODwvWWVhcj48SURUZXh0Pkdsb2JhbCBzaGlmdHMgaW4gdGhlIHBoZW5vbG9naWNh
bCBzeW5jaHJvbnkgb2Ygc3BlY2llcyBpbnRlcmFjdGlvbnMgb3ZlciByZWNlbnQgZGVjYWRlczwv
SURUZXh0PjxyZWNvcmQ+PGRhdGVzPjxwdWItZGF0ZXM+PGRhdGU+TWF5IDE1PC9kYXRlPjwvcHVi
LWRhdGVzPjx5ZWFyPjIwMTg8L3llYXI+PC9kYXRlcz48dXJscz48cmVsYXRlZC11cmxzPjx1cmw+
Jmx0O0dvIHRvIElTSSZndDs6Ly9XT1M6MDAwNDMyMTIwNDAwMDU4PC91cmw+PC9yZWxhdGVkLXVy
bHM+PC91cmxzPjxpc2JuPjAwMjctODQyNDwvaXNibj48dGl0bGVzPjx0aXRsZT5HbG9iYWwgc2hp
ZnRzIGluIHRoZSBwaGVub2xvZ2ljYWwgc3luY2hyb255IG9mIHNwZWNpZXMgaW50ZXJhY3Rpb25z
IG92ZXIgcmVjZW50IGRlY2FkZXM8L3RpdGxlPjxzZWNvbmRhcnktdGl0bGU+UHJvY2VlZGluZ3Mg
b2YgdGhlIE5hdGlvbmFsIEFjYWRlbXkgb2YgU2NpZW5jZXMgb2YgdGhlIFVuaXRlZCBTdGF0ZXMg
b2YgQW1lcmljYTwvc2Vjb25kYXJ5LXRpdGxlPjwvdGl0bGVzPjxwYWdlcz41MjExLTUyMTY8L3Bh
Z2VzPjxudW1iZXI+MjA8L251bWJlcj48Y29udHJpYnV0b3JzPjxhdXRob3JzPjxhdXRob3I+S2hh
cm91YmEsIEhlYXRoZXIgTS48L2F1dGhvcj48YXV0aG9yPkVocmxlbiwgSm9oYW48L2F1dGhvcj48
YXV0aG9yPkdlbG1hbiwgQW5kcmV3PC9hdXRob3I+PGF1dGhvcj5Cb2xtZ3JlbiwgS2plbGw8L2F1
dGhvcj48YXV0aG9yPkFsbGVuLCBKZW5pY2EgTS48L2F1dGhvcj48YXV0aG9yPlRyYXZlcnMsIFN0
ZXZlIEUuPC9hdXRob3I+PGF1dGhvcj5Xb2xrb3ZpY2gsIEVsaXphYmV0aCBNLjwvYXV0aG9yPjwv
YXV0aG9ycz48L2NvbnRyaWJ1dG9ycz48YWRkZWQtZGF0ZSBmb3JtYXQ9InV0YyI+MTYxMDY4Mzgw
MjwvYWRkZWQtZGF0ZT48cmVmLXR5cGUgbmFtZT0iSm91cm5hbCBBcnRpY2xlIj4xNzwvcmVmLXR5
cGU+PHJlYy1udW1iZXI+NjI2PC9yZWMtbnVtYmVyPjxsYXN0LXVwZGF0ZWQtZGF0ZSBmb3JtYXQ9
InV0YyI+MTYxMDY4MzkxNTwvbGFzdC11cGRhdGVkLWRhdGU+PGFjY2Vzc2lvbi1udW0+V09TOjAw
MDQzMjEyMDQwMDA1ODwvYWNjZXNzaW9uLW51bT48ZWxlY3Ryb25pYy1yZXNvdXJjZS1udW0+MTAu
MTA3My9wbmFzLjE3MTQ1MTExMTU8L2VsZWN0cm9uaWMtcmVzb3VyY2UtbnVtPjx2b2x1bWU+MTE1
PC92b2x1bWU+PC9yZWNvcmQ+PC9DaXRlPjxDaXRlPjxBdXRob3I+Vmlzc2VyPC9BdXRob3I+PFll
YXI+MjAxOTwvWWVhcj48SURUZXh0PkV2b2x1dGlvbmFyeSBhbmQgZGVtb2dyYXBoaWMgY29uc2Vx
dWVuY2VzIG9mIHBoZW5vbG9naWNhbCBtaXNtYXRjaGVzPC9JRFRleHQ+PHJlY29yZD48ZGF0ZXM+
PHB1Yi1kYXRlcz48ZGF0ZT5KdW48L2RhdGU+PC9wdWItZGF0ZXM+PHllYXI+MjAxOTwveWVhcj48
L2RhdGVzPjx1cmxzPjxyZWxhdGVkLXVybHM+PHVybD4mbHQ7R28gdG8gSVNJJmd0OzovL1dPUzow
MDA0NzA5MTcyMDAwMDk8L3VybD48L3JlbGF0ZWQtdXJscz48L3VybHM+PGlzYm4+MjM5Ny0zMzRY
PC9pc2JuPjx0aXRsZXM+PHRpdGxlPkV2b2x1dGlvbmFyeSBhbmQgZGVtb2dyYXBoaWMgY29uc2Vx
dWVuY2VzIG9mIHBoZW5vbG9naWNhbCBtaXNtYXRjaGVzPC90aXRsZT48c2Vjb25kYXJ5LXRpdGxl
Pk5hdHVyZSBFY29sb2d5ICZhbXA7IEV2b2x1dGlvbjwvc2Vjb25kYXJ5LXRpdGxlPjwvdGl0bGVz
PjxwYWdlcz44NzktODg1PC9wYWdlcz48bnVtYmVyPjY8L251bWJlcj48Y29udHJpYnV0b3JzPjxh
dXRob3JzPjxhdXRob3I+Vmlzc2VyLCBNYXJjZWwgRS48L2F1dGhvcj48YXV0aG9yPkdpZW5hcHAs
IFBoaWxsaXA8L2F1dGhvcj48L2F1dGhvcnM+PC9jb250cmlidXRvcnM+PGFkZGVkLWRhdGUgZm9y
bWF0PSJ1dGMiPjE2MTA2ODM4MDI8L2FkZGVkLWRhdGU+PHJlZi10eXBlIG5hbWU9IkpvdXJuYWwg
QXJ0aWNsZSI+MTc8L3JlZi10eXBlPjxyZWMtbnVtYmVyPjYyNTwvcmVjLW51bWJlcj48bGFzdC11
cGRhdGVkLWRhdGUgZm9ybWF0PSJ1dGMiPjE2MTA2ODM5MTU8L2xhc3QtdXBkYXRlZC1kYXRlPjxh
Y2Nlc3Npb24tbnVtPldPUzowMDA0NzA5MTcyMDAwMDk8L2FjY2Vzc2lvbi1udW0+PGVsZWN0cm9u
aWMtcmVzb3VyY2UtbnVtPjEwLjEwMzgvczQxNTU5LTAxOS0wODgwLTg8L2VsZWN0cm9uaWMtcmVz
b3VyY2UtbnVtPjx2b2x1bWU+Mzwvdm9sdW1lPjwvcmVjb3JkPjwvQ2l0ZT48Q2l0ZT48QXV0aG9y
PktoYXJvdWJhPC9BdXRob3I+PFllYXI+MjAyMDwvWWVhcj48SURUZXh0PkRpc2Nvbm5lY3RzIGJl
dHdlZW4gZWNvbG9naWNhbCB0aGVvcnkgYW5kIGRhdGEgaW4gcGhlbm9sb2dpY2FsIG1pc21hdGNo
IHJlc2VhcmNoPC9JRFRleHQ+PHJlY29yZD48ZGF0ZXM+PHB1Yi1kYXRlcz48ZGF0ZT5NYXk8L2Rh
dGU+PC9wdWItZGF0ZXM+PHllYXI+MjAyMDwveWVhcj48L2RhdGVzPjx1cmxzPjxyZWxhdGVkLXVy
bHM+PHVybD4mbHQ7R28gdG8gSVNJJmd0OzovL1dPUzowMDA1Mjk3NDEwMDAwMTA8L3VybD48L3Jl
bGF0ZWQtdXJscz48L3VybHM+PGlzYm4+MTc1OC02NzhYPC9pc2JuPjx0aXRsZXM+PHRpdGxlPkRp
c2Nvbm5lY3RzIGJldHdlZW4gZWNvbG9naWNhbCB0aGVvcnkgYW5kIGRhdGEgaW4gcGhlbm9sb2dp
Y2FsIG1pc21hdGNoIHJlc2VhcmNoPC90aXRsZT48c2Vjb25kYXJ5LXRpdGxlPk5hdHVyZSBDbGlt
YXRlIENoYW5nZTwvc2Vjb25kYXJ5LXRpdGxlPjwvdGl0bGVzPjxwYWdlcz40MDYtNDE1PC9wYWdl
cz48bnVtYmVyPjU8L251bWJlcj48Y29udHJpYnV0b3JzPjxhdXRob3JzPjxhdXRob3I+S2hhcm91
YmEsIEhlYXRoZXIgTS48L2F1dGhvcj48YXV0aG9yPldvbGtvdmljaCwgRWxpemFiZXRoIE0uPC9h
dXRob3I+PC9hdXRob3JzPjwvY29udHJpYnV0b3JzPjxhZGRlZC1kYXRlIGZvcm1hdD0idXRjIj4x
NjEwNjgzODAyPC9hZGRlZC1kYXRlPjxyZWYtdHlwZSBuYW1lPSJKb3VybmFsIEFydGljbGUiPjE3
PC9yZWYtdHlwZT48cmVjLW51bWJlcj42MjQ8L3JlYy1udW1iZXI+PGxhc3QtdXBkYXRlZC1kYXRl
IGZvcm1hdD0idXRjIj4xNjEwNjgzOTE1PC9sYXN0LXVwZGF0ZWQtZGF0ZT48YWNjZXNzaW9uLW51
bT5XT1M6MDAwNTI5NzQxMDAwMDEwPC9hY2Nlc3Npb24tbnVtPjxlbGVjdHJvbmljLXJlc291cmNl
LW51bT4xMC4xMDM4L3M0MTU1OC0wMjAtMDc1Mi14PC9lbGVjdHJvbmljLXJlc291cmNlLW51bT48
dm9sdW1lPjEwPC92b2x1bWU+PC9yZWNvcmQ+PC9DaXRlPjwvRW5kTm90ZT5=
</w:fldData>
        </w:fldChar>
      </w:r>
      <w:r w:rsidR="001C1E5F">
        <w:rPr>
          <w:sz w:val="24"/>
          <w:szCs w:val="24"/>
        </w:rPr>
        <w:instrText xml:space="preserve"> ADDIN EN.CITE </w:instrText>
      </w:r>
      <w:r w:rsidR="001C1E5F">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bmdlPC9JRFRleHQ+PERpc3BsYXlUZXh0PihDbGVsYW5kIGV0IGFsLCAyMDA3OyBLaGFyb3ViYSBl
dCBhbCwgMjAxODsgS2hhcm91YmEgJmFtcDsgV29sa292aWNoLCAyMDIwOyBWaXNzZXIgJmFtcDsg
R2llbmFwcCwgMjAxOSk8L0Rpc3BsYXlUZXh0PjxyZWNvcmQ+PGRhdGVzPjxwdWItZGF0ZXM+PGRh
dGU+SnVsPC9kYXRlPjwvcHViLWRhdGVzPjx5ZWFyPjIwMDc8L3llYXI+PC9kYXRlcz48aXNibj4w
MTY5LTUzNDc8L2lzYm4+PHRpdGxlcz48dGl0bGU+U2hpZnRpbmcgcGxhbnQgcGhlbm9sb2d5IGlu
IHJlc3BvbnNlIHRvIGdsb2JhbCBjaGFuZ2U8L3RpdGxlPjxzZWNvbmRhcnktdGl0bGU+VHJlbmRz
IGluIEVjb2xvZ3kgJmFtcDsgRXZvbHV0aW9uPC9zZWNvbmRhcnktdGl0bGU+PC90aXRsZXM+PHBh
Z2VzPjM1Ny0zNjU8L3BhZ2VzPjxudW1iZXI+NzwvbnVtYmVyPjxjb250cmlidXRvcnM+PGF1dGhv
cnM+PGF1dGhvcj5DbGVsYW5kLCBFLiBFLjwvYXV0aG9yPjxhdXRob3I+Q2h1aW5lLCBJLjwvYXV0
aG9yPjxhdXRob3I+TWVuemVsLCBBLjwvYXV0aG9yPjxhdXRob3I+TW9vbmV5LCBILiBBLjwvYXV0
aG9yPjxhdXRob3I+U2Nod2FydHosIE0uIEQuPC9hdXRob3I+PC9hdXRob3JzPjwvY29udHJpYnV0
b3JzPjxhZGRlZC1kYXRlIGZvcm1hdD0idXRjIj4wPC9hZGRlZC1kYXRlPjxyZWYtdHlwZSBuYW1l
PSJKb3VybmFsIEFydGljbGUiPjE3PC9yZWYtdHlwZT48cmVjLW51bWJlcj41MzwvcmVjLW51bWJl
cj48bGFzdC11cGRhdGVkLWRhdGUgZm9ybWF0PSJ1dGMiPjA8L2xhc3QtdXBkYXRlZC1kYXRlPjxh
Y2Nlc3Npb24tbnVtPklTSTowMDAyNDc5NjI3MDAwMDU8L2FjY2Vzc2lvbi1udW0+PHZvbHVtZT4y
Mjwvdm9sdW1lPjwvcmVjb3JkPjwvQ2l0ZT48Q2l0ZT48QXV0aG9yPktoYXJvdWJhPC9BdXRob3I+
PFllYXI+MjAxODwvWWVhcj48SURUZXh0Pkdsb2JhbCBzaGlmdHMgaW4gdGhlIHBoZW5vbG9naWNh
bCBzeW5jaHJvbnkgb2Ygc3BlY2llcyBpbnRlcmFjdGlvbnMgb3ZlciByZWNlbnQgZGVjYWRlczwv
SURUZXh0PjxyZWNvcmQ+PGRhdGVzPjxwdWItZGF0ZXM+PGRhdGU+TWF5IDE1PC9kYXRlPjwvcHVi
LWRhdGVzPjx5ZWFyPjIwMTg8L3llYXI+PC9kYXRlcz48dXJscz48cmVsYXRlZC11cmxzPjx1cmw+
Jmx0O0dvIHRvIElTSSZndDs6Ly9XT1M6MDAwNDMyMTIwNDAwMDU4PC91cmw+PC9yZWxhdGVkLXVy
bHM+PC91cmxzPjxpc2JuPjAwMjctODQyNDwvaXNibj48dGl0bGVzPjx0aXRsZT5HbG9iYWwgc2hp
ZnRzIGluIHRoZSBwaGVub2xvZ2ljYWwgc3luY2hyb255IG9mIHNwZWNpZXMgaW50ZXJhY3Rpb25z
IG92ZXIgcmVjZW50IGRlY2FkZXM8L3RpdGxlPjxzZWNvbmRhcnktdGl0bGU+UHJvY2VlZGluZ3Mg
b2YgdGhlIE5hdGlvbmFsIEFjYWRlbXkgb2YgU2NpZW5jZXMgb2YgdGhlIFVuaXRlZCBTdGF0ZXMg
b2YgQW1lcmljYTwvc2Vjb25kYXJ5LXRpdGxlPjwvdGl0bGVzPjxwYWdlcz41MjExLTUyMTY8L3Bh
Z2VzPjxudW1iZXI+MjA8L251bWJlcj48Y29udHJpYnV0b3JzPjxhdXRob3JzPjxhdXRob3I+S2hh
cm91YmEsIEhlYXRoZXIgTS48L2F1dGhvcj48YXV0aG9yPkVocmxlbiwgSm9oYW48L2F1dGhvcj48
YXV0aG9yPkdlbG1hbiwgQW5kcmV3PC9hdXRob3I+PGF1dGhvcj5Cb2xtZ3JlbiwgS2plbGw8L2F1
dGhvcj48YXV0aG9yPkFsbGVuLCBKZW5pY2EgTS48L2F1dGhvcj48YXV0aG9yPlRyYXZlcnMsIFN0
ZXZlIEUuPC9hdXRob3I+PGF1dGhvcj5Xb2xrb3ZpY2gsIEVsaXphYmV0aCBNLjwvYXV0aG9yPjwv
YXV0aG9ycz48L2NvbnRyaWJ1dG9ycz48YWRkZWQtZGF0ZSBmb3JtYXQ9InV0YyI+MTYxMDY4Mzgw
MjwvYWRkZWQtZGF0ZT48cmVmLXR5cGUgbmFtZT0iSm91cm5hbCBBcnRpY2xlIj4xNzwvcmVmLXR5
cGU+PHJlYy1udW1iZXI+NjI2PC9yZWMtbnVtYmVyPjxsYXN0LXVwZGF0ZWQtZGF0ZSBmb3JtYXQ9
InV0YyI+MTYxMDY4MzkxNTwvbGFzdC11cGRhdGVkLWRhdGU+PGFjY2Vzc2lvbi1udW0+V09TOjAw
MDQzMjEyMDQwMDA1ODwvYWNjZXNzaW9uLW51bT48ZWxlY3Ryb25pYy1yZXNvdXJjZS1udW0+MTAu
MTA3My9wbmFzLjE3MTQ1MTExMTU8L2VsZWN0cm9uaWMtcmVzb3VyY2UtbnVtPjx2b2x1bWU+MTE1
PC92b2x1bWU+PC9yZWNvcmQ+PC9DaXRlPjxDaXRlPjxBdXRob3I+Vmlzc2VyPC9BdXRob3I+PFll
YXI+MjAxOTwvWWVhcj48SURUZXh0PkV2b2x1dGlvbmFyeSBhbmQgZGVtb2dyYXBoaWMgY29uc2Vx
dWVuY2VzIG9mIHBoZW5vbG9naWNhbCBtaXNtYXRjaGVzPC9JRFRleHQ+PHJlY29yZD48ZGF0ZXM+
PHB1Yi1kYXRlcz48ZGF0ZT5KdW48L2RhdGU+PC9wdWItZGF0ZXM+PHllYXI+MjAxOTwveWVhcj48
L2RhdGVzPjx1cmxzPjxyZWxhdGVkLXVybHM+PHVybD4mbHQ7R28gdG8gSVNJJmd0OzovL1dPUzow
MDA0NzA5MTcyMDAwMDk8L3VybD48L3JlbGF0ZWQtdXJscz48L3VybHM+PGlzYm4+MjM5Ny0zMzRY
PC9pc2JuPjx0aXRsZXM+PHRpdGxlPkV2b2x1dGlvbmFyeSBhbmQgZGVtb2dyYXBoaWMgY29uc2Vx
dWVuY2VzIG9mIHBoZW5vbG9naWNhbCBtaXNtYXRjaGVzPC90aXRsZT48c2Vjb25kYXJ5LXRpdGxl
Pk5hdHVyZSBFY29sb2d5ICZhbXA7IEV2b2x1dGlvbjwvc2Vjb25kYXJ5LXRpdGxlPjwvdGl0bGVz
PjxwYWdlcz44NzktODg1PC9wYWdlcz48bnVtYmVyPjY8L251bWJlcj48Y29udHJpYnV0b3JzPjxh
dXRob3JzPjxhdXRob3I+Vmlzc2VyLCBNYXJjZWwgRS48L2F1dGhvcj48YXV0aG9yPkdpZW5hcHAs
IFBoaWxsaXA8L2F1dGhvcj48L2F1dGhvcnM+PC9jb250cmlidXRvcnM+PGFkZGVkLWRhdGUgZm9y
bWF0PSJ1dGMiPjE2MTA2ODM4MDI8L2FkZGVkLWRhdGU+PHJlZi10eXBlIG5hbWU9IkpvdXJuYWwg
QXJ0aWNsZSI+MTc8L3JlZi10eXBlPjxyZWMtbnVtYmVyPjYyNTwvcmVjLW51bWJlcj48bGFzdC11
cGRhdGVkLWRhdGUgZm9ybWF0PSJ1dGMiPjE2MTA2ODM5MTU8L2xhc3QtdXBkYXRlZC1kYXRlPjxh
Y2Nlc3Npb24tbnVtPldPUzowMDA0NzA5MTcyMDAwMDk8L2FjY2Vzc2lvbi1udW0+PGVsZWN0cm9u
aWMtcmVzb3VyY2UtbnVtPjEwLjEwMzgvczQxNTU5LTAxOS0wODgwLTg8L2VsZWN0cm9uaWMtcmVz
b3VyY2UtbnVtPjx2b2x1bWU+Mzwvdm9sdW1lPjwvcmVjb3JkPjwvQ2l0ZT48Q2l0ZT48QXV0aG9y
PktoYXJvdWJhPC9BdXRob3I+PFllYXI+MjAyMDwvWWVhcj48SURUZXh0PkRpc2Nvbm5lY3RzIGJl
dHdlZW4gZWNvbG9naWNhbCB0aGVvcnkgYW5kIGRhdGEgaW4gcGhlbm9sb2dpY2FsIG1pc21hdGNo
IHJlc2VhcmNoPC9JRFRleHQ+PHJlY29yZD48ZGF0ZXM+PHB1Yi1kYXRlcz48ZGF0ZT5NYXk8L2Rh
dGU+PC9wdWItZGF0ZXM+PHllYXI+MjAyMDwveWVhcj48L2RhdGVzPjx1cmxzPjxyZWxhdGVkLXVy
bHM+PHVybD4mbHQ7R28gdG8gSVNJJmd0OzovL1dPUzowMDA1Mjk3NDEwMDAwMTA8L3VybD48L3Jl
bGF0ZWQtdXJscz48L3VybHM+PGlzYm4+MTc1OC02NzhYPC9pc2JuPjx0aXRsZXM+PHRpdGxlPkRp
c2Nvbm5lY3RzIGJldHdlZW4gZWNvbG9naWNhbCB0aGVvcnkgYW5kIGRhdGEgaW4gcGhlbm9sb2dp
Y2FsIG1pc21hdGNoIHJlc2VhcmNoPC90aXRsZT48c2Vjb25kYXJ5LXRpdGxlPk5hdHVyZSBDbGlt
YXRlIENoYW5nZTwvc2Vjb25kYXJ5LXRpdGxlPjwvdGl0bGVzPjxwYWdlcz40MDYtNDE1PC9wYWdl
cz48bnVtYmVyPjU8L251bWJlcj48Y29udHJpYnV0b3JzPjxhdXRob3JzPjxhdXRob3I+S2hhcm91
YmEsIEhlYXRoZXIgTS48L2F1dGhvcj48YXV0aG9yPldvbGtvdmljaCwgRWxpemFiZXRoIE0uPC9h
dXRob3I+PC9hdXRob3JzPjwvY29udHJpYnV0b3JzPjxhZGRlZC1kYXRlIGZvcm1hdD0idXRjIj4x
NjEwNjgzODAyPC9hZGRlZC1kYXRlPjxyZWYtdHlwZSBuYW1lPSJKb3VybmFsIEFydGljbGUiPjE3
PC9yZWYtdHlwZT48cmVjLW51bWJlcj42MjQ8L3JlYy1udW1iZXI+PGxhc3QtdXBkYXRlZC1kYXRl
IGZvcm1hdD0idXRjIj4xNjEwNjgzOTE1PC9sYXN0LXVwZGF0ZWQtZGF0ZT48YWNjZXNzaW9uLW51
bT5XT1M6MDAwNTI5NzQxMDAwMDEwPC9hY2Nlc3Npb24tbnVtPjxlbGVjdHJvbmljLXJlc291cmNl
LW51bT4xMC4xMDM4L3M0MTU1OC0wMjAtMDc1Mi14PC9lbGVjdHJvbmljLXJlc291cmNlLW51bT48
dm9sdW1lPjEwPC92b2x1bWU+PC9yZWNvcmQ+PC9DaXRlPjwvRW5kTm90ZT5=
</w:fldData>
        </w:fldChar>
      </w:r>
      <w:r w:rsidR="001C1E5F">
        <w:rPr>
          <w:sz w:val="24"/>
          <w:szCs w:val="24"/>
        </w:rPr>
        <w:instrText xml:space="preserve"> ADDIN EN.CITE.DATA </w:instrText>
      </w:r>
      <w:r w:rsidR="001C1E5F">
        <w:rPr>
          <w:sz w:val="24"/>
          <w:szCs w:val="24"/>
        </w:rPr>
      </w:r>
      <w:r w:rsidR="001C1E5F">
        <w:rPr>
          <w:sz w:val="24"/>
          <w:szCs w:val="24"/>
        </w:rPr>
        <w:fldChar w:fldCharType="end"/>
      </w:r>
      <w:r>
        <w:rPr>
          <w:sz w:val="24"/>
          <w:szCs w:val="24"/>
        </w:rPr>
      </w:r>
      <w:r>
        <w:rPr>
          <w:sz w:val="24"/>
          <w:szCs w:val="24"/>
        </w:rPr>
        <w:fldChar w:fldCharType="separate"/>
      </w:r>
      <w:r w:rsidR="001C1E5F">
        <w:rPr>
          <w:noProof/>
          <w:sz w:val="24"/>
          <w:szCs w:val="24"/>
        </w:rPr>
        <w:t>(Cleland et al, 2007; Kharouba et al, 2018; Kharouba &amp; Wolkovich, 2020; Visser &amp; Gienapp, 2019)</w:t>
      </w:r>
      <w:r>
        <w:rPr>
          <w:sz w:val="24"/>
          <w:szCs w:val="24"/>
        </w:rPr>
        <w:fldChar w:fldCharType="end"/>
      </w:r>
      <w:r>
        <w:rPr>
          <w:sz w:val="24"/>
          <w:szCs w:val="24"/>
        </w:rPr>
        <w:t xml:space="preserve">. Asynchrony is problematic for plant and pollinator populations, the communities they inhabit, and the ecosystem services they provide.  Plant reproductive success has also been shown to be dependent on flowering phenology. </w:t>
      </w:r>
      <w:proofErr w:type="spellStart"/>
      <w:r>
        <w:rPr>
          <w:sz w:val="24"/>
          <w:szCs w:val="24"/>
        </w:rPr>
        <w:t>Schemske</w:t>
      </w:r>
      <w:proofErr w:type="spellEnd"/>
      <w:r>
        <w:rPr>
          <w:sz w:val="24"/>
          <w:szCs w:val="24"/>
        </w:rPr>
        <w:t xml:space="preserve"> et al. (1977) found that </w:t>
      </w:r>
      <w:r>
        <w:rPr>
          <w:i/>
          <w:iCs/>
          <w:sz w:val="24"/>
          <w:szCs w:val="24"/>
        </w:rPr>
        <w:t>Claytonia</w:t>
      </w:r>
      <w:r>
        <w:rPr>
          <w:sz w:val="24"/>
          <w:szCs w:val="24"/>
        </w:rPr>
        <w:t xml:space="preserve"> sp. had peak seed set per ovary at the end of April with seed set per ovary decreasing in organisms with early or later maturation </w:t>
      </w:r>
      <w:r>
        <w:rPr>
          <w:sz w:val="24"/>
          <w:szCs w:val="24"/>
        </w:rPr>
        <w:fldChar w:fldCharType="begin"/>
      </w:r>
      <w:r w:rsidR="001C1E5F">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Pr>
          <w:sz w:val="24"/>
          <w:szCs w:val="24"/>
        </w:rPr>
        <w:fldChar w:fldCharType="separate"/>
      </w:r>
      <w:r w:rsidR="001C1E5F">
        <w:rPr>
          <w:noProof/>
          <w:sz w:val="24"/>
          <w:szCs w:val="24"/>
        </w:rPr>
        <w:t>(Schemske, 1977)</w:t>
      </w:r>
      <w:r>
        <w:rPr>
          <w:sz w:val="24"/>
          <w:szCs w:val="24"/>
        </w:rPr>
        <w:fldChar w:fldCharType="end"/>
      </w:r>
      <w:r>
        <w:rPr>
          <w:sz w:val="24"/>
          <w:szCs w:val="24"/>
        </w:rPr>
        <w:t>. Thus, it is important to understand climate change effects on flowering phenology, in part because there is the potential for changes in evolutionary and conservation dynamics of natural populations.</w:t>
      </w:r>
    </w:p>
    <w:p w14:paraId="779B9416" w14:textId="6F520A3F" w:rsidR="00374BBB" w:rsidRDefault="00374BBB" w:rsidP="00374BBB">
      <w:pPr>
        <w:spacing w:line="480" w:lineRule="auto"/>
        <w:ind w:firstLine="360"/>
        <w:rPr>
          <w:sz w:val="24"/>
          <w:szCs w:val="24"/>
        </w:rPr>
      </w:pPr>
      <w:r>
        <w:rPr>
          <w:sz w:val="24"/>
          <w:szCs w:val="24"/>
        </w:rPr>
        <w:t xml:space="preserve">Flowering can be triggered by several environmental cues such as photoperiod, amount and timing of precipitation or soil moisture, and temperature </w:t>
      </w:r>
      <w:r>
        <w:rPr>
          <w:sz w:val="24"/>
          <w:szCs w:val="24"/>
        </w:rPr>
        <w:fldChar w:fldCharType="begin"/>
      </w:r>
      <w:r w:rsidR="001C1E5F">
        <w:rPr>
          <w:sz w:val="24"/>
          <w:szCs w:val="24"/>
        </w:rPr>
        <w:instrText xml:space="preserve"> ADDIN EN.CITE &lt;EndNote&gt;&lt;Cite&gt;&lt;Author&gt;Rathcke&lt;/Author&gt;&lt;Year&gt;1985&lt;/Year&gt;&lt;IDText&gt;PHENOLOGICAL PATTERNS OF TERRESTRIAL PLANTS&lt;/IDText&gt;&lt;DisplayText&gt;(Rathcke &amp;amp;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Pr>
          <w:sz w:val="24"/>
          <w:szCs w:val="24"/>
        </w:rPr>
        <w:fldChar w:fldCharType="separate"/>
      </w:r>
      <w:r w:rsidR="001C1E5F">
        <w:rPr>
          <w:noProof/>
          <w:sz w:val="24"/>
          <w:szCs w:val="24"/>
        </w:rPr>
        <w:t>(Rathcke &amp; Lacey, 1985)</w:t>
      </w:r>
      <w:r>
        <w:rPr>
          <w:sz w:val="24"/>
          <w:szCs w:val="24"/>
        </w:rPr>
        <w:fldChar w:fldCharType="end"/>
      </w:r>
      <w:r>
        <w:rPr>
          <w:sz w:val="24"/>
          <w:szCs w:val="24"/>
        </w:rPr>
        <w:t>. Climate change may alter these environmental cues resulting in the changing flowering phenology. A majority of studies on flowering phenology and global climate change</w:t>
      </w:r>
      <w:r w:rsidRPr="006B3B70">
        <w:rPr>
          <w:sz w:val="24"/>
          <w:szCs w:val="24"/>
        </w:rPr>
        <w:t xml:space="preserve"> ha</w:t>
      </w:r>
      <w:r>
        <w:rPr>
          <w:sz w:val="24"/>
          <w:szCs w:val="24"/>
        </w:rPr>
        <w:t>ve</w:t>
      </w:r>
      <w:r w:rsidRPr="006B3B70">
        <w:rPr>
          <w:sz w:val="24"/>
          <w:szCs w:val="24"/>
        </w:rPr>
        <w:t xml:space="preserve"> focused on </w:t>
      </w:r>
      <w:r>
        <w:rPr>
          <w:sz w:val="24"/>
          <w:szCs w:val="24"/>
        </w:rPr>
        <w:t xml:space="preserve">the effects of </w:t>
      </w:r>
      <w:r w:rsidRPr="006B3B70">
        <w:rPr>
          <w:sz w:val="24"/>
          <w:szCs w:val="24"/>
        </w:rPr>
        <w:t>temperature chang</w:t>
      </w:r>
      <w:r>
        <w:rPr>
          <w:sz w:val="24"/>
          <w:szCs w:val="24"/>
        </w:rPr>
        <w:t xml:space="preserve">e </w:t>
      </w:r>
      <w:r>
        <w:rPr>
          <w:sz w:val="24"/>
          <w:szCs w:val="24"/>
        </w:rPr>
        <w:fldChar w:fldCharType="begin"/>
      </w:r>
      <w:r w:rsidR="001C1E5F">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Pr>
          <w:sz w:val="24"/>
          <w:szCs w:val="24"/>
        </w:rPr>
        <w:fldChar w:fldCharType="separate"/>
      </w:r>
      <w:r w:rsidR="001C1E5F">
        <w:rPr>
          <w:noProof/>
          <w:sz w:val="24"/>
          <w:szCs w:val="24"/>
        </w:rPr>
        <w:t>(Wolkovich et al, 2012</w:t>
      </w:r>
      <w:ins w:id="3" w:author="Steven Travers" w:date="2021-08-05T00:44:00Z">
        <w:r w:rsidR="009E7CDE">
          <w:rPr>
            <w:noProof/>
            <w:sz w:val="24"/>
            <w:szCs w:val="24"/>
          </w:rPr>
          <w:t>, Park 2014</w:t>
        </w:r>
      </w:ins>
      <w:ins w:id="4" w:author="Steven Travers" w:date="2021-08-05T00:49:00Z">
        <w:r w:rsidR="00F3151B">
          <w:rPr>
            <w:noProof/>
            <w:sz w:val="24"/>
            <w:szCs w:val="24"/>
          </w:rPr>
          <w:t>, 2016</w:t>
        </w:r>
      </w:ins>
      <w:ins w:id="5" w:author="Steven Travers" w:date="2021-08-05T00:53:00Z">
        <w:r w:rsidR="00F5009E">
          <w:rPr>
            <w:noProof/>
            <w:sz w:val="24"/>
            <w:szCs w:val="24"/>
          </w:rPr>
          <w:t xml:space="preserve">, </w:t>
        </w:r>
      </w:ins>
      <w:ins w:id="6" w:author="Steven Travers" w:date="2021-08-05T00:54:00Z">
        <w:r w:rsidR="00F5009E">
          <w:rPr>
            <w:noProof/>
            <w:sz w:val="24"/>
            <w:szCs w:val="24"/>
          </w:rPr>
          <w:t>Park et al. 2021</w:t>
        </w:r>
      </w:ins>
      <w:r w:rsidR="001C1E5F">
        <w:rPr>
          <w:noProof/>
          <w:sz w:val="24"/>
          <w:szCs w:val="24"/>
        </w:rPr>
        <w:t>)</w:t>
      </w:r>
      <w:r>
        <w:rPr>
          <w:sz w:val="24"/>
          <w:szCs w:val="24"/>
        </w:rPr>
        <w:fldChar w:fldCharType="end"/>
      </w:r>
      <w:r>
        <w:rPr>
          <w:sz w:val="24"/>
          <w:szCs w:val="24"/>
        </w:rPr>
        <w:t>.</w:t>
      </w:r>
      <w:ins w:id="7" w:author="Steven Travers" w:date="2021-08-05T00:45:00Z">
        <w:r w:rsidR="009E7CDE">
          <w:rPr>
            <w:sz w:val="24"/>
            <w:szCs w:val="24"/>
          </w:rPr>
          <w:t xml:space="preserve"> </w:t>
        </w:r>
      </w:ins>
      <w:r>
        <w:rPr>
          <w:sz w:val="24"/>
          <w:szCs w:val="24"/>
        </w:rPr>
        <w:t xml:space="preserve"> </w:t>
      </w:r>
    </w:p>
    <w:p w14:paraId="268D107F" w14:textId="72709060" w:rsidR="00374BBB" w:rsidRDefault="00374BBB" w:rsidP="00374BBB">
      <w:pPr>
        <w:spacing w:line="480" w:lineRule="auto"/>
        <w:ind w:firstLine="360"/>
        <w:rPr>
          <w:sz w:val="24"/>
          <w:szCs w:val="24"/>
        </w:rPr>
      </w:pPr>
      <w:r w:rsidRPr="006B3B70">
        <w:rPr>
          <w:sz w:val="24"/>
          <w:szCs w:val="24"/>
        </w:rPr>
        <w:t xml:space="preserve">In prairies, flowering phenology has been strongly linked with temperature </w:t>
      </w:r>
      <w:ins w:id="8" w:author="Steven Travers" w:date="2021-08-02T17:11:00Z">
        <w:r w:rsidR="00C27F56">
          <w:rPr>
            <w:sz w:val="24"/>
            <w:szCs w:val="24"/>
          </w:rPr>
          <w:t>(</w:t>
        </w:r>
      </w:ins>
      <w:r w:rsidRPr="006B3B70">
        <w:rPr>
          <w:sz w:val="24"/>
          <w:szCs w:val="24"/>
        </w:rPr>
        <w:t>Reed et al.</w:t>
      </w:r>
      <w:ins w:id="9" w:author="Steven Travers" w:date="2021-08-02T17:11:00Z">
        <w:r w:rsidR="00C27F56">
          <w:rPr>
            <w:sz w:val="24"/>
            <w:szCs w:val="24"/>
          </w:rPr>
          <w:t xml:space="preserve"> </w:t>
        </w:r>
      </w:ins>
      <w:r>
        <w:rPr>
          <w:sz w:val="24"/>
          <w:szCs w:val="24"/>
        </w:rPr>
        <w:t>2019</w:t>
      </w:r>
      <w:ins w:id="10" w:author="Steven Travers" w:date="2021-08-02T17:11:00Z">
        <w:r w:rsidR="00C27F56">
          <w:rPr>
            <w:sz w:val="24"/>
            <w:szCs w:val="24"/>
          </w:rPr>
          <w:t xml:space="preserve">, </w:t>
        </w:r>
        <w:proofErr w:type="spellStart"/>
        <w:r w:rsidR="00C27F56">
          <w:rPr>
            <w:sz w:val="24"/>
            <w:szCs w:val="24"/>
          </w:rPr>
          <w:t>Dunnell</w:t>
        </w:r>
        <w:proofErr w:type="spellEnd"/>
        <w:r w:rsidR="00C27F56">
          <w:rPr>
            <w:sz w:val="24"/>
            <w:szCs w:val="24"/>
          </w:rPr>
          <w:t xml:space="preserve"> &amp; Travers 2011</w:t>
        </w:r>
      </w:ins>
      <w:ins w:id="11" w:author="Steven Travers" w:date="2021-08-03T17:38:00Z">
        <w:r w:rsidR="00974509">
          <w:rPr>
            <w:sz w:val="24"/>
            <w:szCs w:val="24"/>
          </w:rPr>
          <w:t>,</w:t>
        </w:r>
      </w:ins>
      <w:ins w:id="12" w:author="Steven Travers" w:date="2021-08-03T17:42:00Z">
        <w:r w:rsidR="00600BB1">
          <w:rPr>
            <w:sz w:val="24"/>
            <w:szCs w:val="24"/>
          </w:rPr>
          <w:t xml:space="preserve"> </w:t>
        </w:r>
        <w:proofErr w:type="spellStart"/>
        <w:r w:rsidR="00600BB1">
          <w:rPr>
            <w:sz w:val="24"/>
            <w:szCs w:val="24"/>
          </w:rPr>
          <w:t>Henebry</w:t>
        </w:r>
        <w:proofErr w:type="spellEnd"/>
        <w:r w:rsidR="00600BB1">
          <w:rPr>
            <w:sz w:val="24"/>
            <w:szCs w:val="24"/>
          </w:rPr>
          <w:t xml:space="preserve"> 2003, 2013</w:t>
        </w:r>
      </w:ins>
      <w:ins w:id="13" w:author="Steven Travers" w:date="2021-08-02T17:11:00Z">
        <w:r w:rsidR="00C27F56">
          <w:rPr>
            <w:sz w:val="24"/>
            <w:szCs w:val="24"/>
          </w:rPr>
          <w:t>). Reed et al. (2019</w:t>
        </w:r>
      </w:ins>
      <w:ins w:id="14" w:author="Steven Travers" w:date="2021-08-02T17:12:00Z">
        <w:r w:rsidR="00C27F56">
          <w:rPr>
            <w:sz w:val="24"/>
            <w:szCs w:val="24"/>
          </w:rPr>
          <w:t>)</w:t>
        </w:r>
      </w:ins>
      <w:r w:rsidRPr="006B3B70">
        <w:rPr>
          <w:sz w:val="24"/>
          <w:szCs w:val="24"/>
        </w:rPr>
        <w:t xml:space="preserve"> found advancement of phenological events due to </w:t>
      </w:r>
      <w:ins w:id="15" w:author="Steven Travers" w:date="2021-07-23T17:58:00Z">
        <w:r w:rsidR="003D48E2">
          <w:rPr>
            <w:sz w:val="24"/>
            <w:szCs w:val="24"/>
          </w:rPr>
          <w:t xml:space="preserve">experimental </w:t>
        </w:r>
        <w:proofErr w:type="gramStart"/>
        <w:r w:rsidR="003D48E2">
          <w:rPr>
            <w:sz w:val="24"/>
            <w:szCs w:val="24"/>
          </w:rPr>
          <w:t xml:space="preserve">warming </w:t>
        </w:r>
      </w:ins>
      <w:r>
        <w:rPr>
          <w:sz w:val="24"/>
          <w:szCs w:val="24"/>
        </w:rPr>
        <w:t xml:space="preserve"> in</w:t>
      </w:r>
      <w:proofErr w:type="gramEnd"/>
      <w:r>
        <w:rPr>
          <w:sz w:val="24"/>
          <w:szCs w:val="24"/>
        </w:rPr>
        <w:t xml:space="preserve"> prairies of the Pacific Northwe</w:t>
      </w:r>
      <w:ins w:id="16" w:author="Steven Travers" w:date="2021-08-02T17:12:00Z">
        <w:r w:rsidR="00C27F56">
          <w:rPr>
            <w:sz w:val="24"/>
            <w:szCs w:val="24"/>
          </w:rPr>
          <w:t>st</w:t>
        </w:r>
      </w:ins>
      <w:r w:rsidRPr="006B3B70">
        <w:rPr>
          <w:sz w:val="24"/>
          <w:szCs w:val="24"/>
        </w:rPr>
        <w:t>.</w:t>
      </w:r>
      <w:r>
        <w:rPr>
          <w:sz w:val="24"/>
          <w:szCs w:val="24"/>
        </w:rPr>
        <w:t xml:space="preserve"> </w:t>
      </w:r>
      <w:proofErr w:type="spellStart"/>
      <w:r>
        <w:rPr>
          <w:sz w:val="24"/>
          <w:szCs w:val="24"/>
        </w:rPr>
        <w:t>Dunnell</w:t>
      </w:r>
      <w:proofErr w:type="spellEnd"/>
      <w:r>
        <w:rPr>
          <w:sz w:val="24"/>
          <w:szCs w:val="24"/>
        </w:rPr>
        <w:t xml:space="preserve"> and Travers (2011) also found prairie species shifting both earlier and later in response to </w:t>
      </w:r>
      <w:r>
        <w:rPr>
          <w:sz w:val="24"/>
          <w:szCs w:val="24"/>
        </w:rPr>
        <w:lastRenderedPageBreak/>
        <w:t xml:space="preserve">temperature changes in the Midwest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(Dunnell &amp; Travers, 2011)</w:t>
      </w:r>
      <w:r>
        <w:rPr>
          <w:sz w:val="24"/>
          <w:szCs w:val="24"/>
        </w:rPr>
        <w:fldChar w:fldCharType="end"/>
      </w:r>
      <w:r>
        <w:rPr>
          <w:sz w:val="24"/>
          <w:szCs w:val="24"/>
        </w:rPr>
        <w:t xml:space="preserve">. </w:t>
      </w:r>
      <w:r w:rsidRPr="006B3B70">
        <w:rPr>
          <w:sz w:val="24"/>
          <w:szCs w:val="24"/>
        </w:rPr>
        <w:t>However, temperature is not the only climate or environmental variable affected by the accumulation of greenhouse gases</w:t>
      </w:r>
      <w:r>
        <w:rPr>
          <w:sz w:val="24"/>
          <w:szCs w:val="24"/>
        </w:rPr>
        <w:t xml:space="preserve">. Changes in precipitation patterns have also been predicted </w:t>
      </w:r>
      <w:proofErr w:type="gramStart"/>
      <w:r>
        <w:rPr>
          <w:sz w:val="24"/>
          <w:szCs w:val="24"/>
        </w:rPr>
        <w:t>as a result of</w:t>
      </w:r>
      <w:proofErr w:type="gramEnd"/>
      <w:r>
        <w:rPr>
          <w:sz w:val="24"/>
          <w:szCs w:val="24"/>
        </w:rPr>
        <w:t xml:space="preserve"> a warming globe. For example, o</w:t>
      </w:r>
      <w:r w:rsidRPr="006B3B70">
        <w:rPr>
          <w:sz w:val="24"/>
          <w:szCs w:val="24"/>
        </w:rPr>
        <w:t xml:space="preserve">verall precipitation is expected to increase in the Midwest </w:t>
      </w:r>
      <w:r>
        <w:rPr>
          <w:sz w:val="24"/>
          <w:szCs w:val="24"/>
        </w:rPr>
        <w:fldChar w:fldCharType="begin"/>
      </w:r>
      <w:r w:rsidR="001C1E5F">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&amp;amp;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Pr>
          <w:sz w:val="24"/>
          <w:szCs w:val="24"/>
        </w:rPr>
        <w:fldChar w:fldCharType="separate"/>
      </w:r>
      <w:r w:rsidR="001C1E5F">
        <w:rPr>
          <w:noProof/>
          <w:sz w:val="24"/>
          <w:szCs w:val="24"/>
        </w:rPr>
        <w:t>(</w:t>
      </w:r>
      <w:r w:rsidR="0018670A">
        <w:rPr>
          <w:noProof/>
          <w:sz w:val="24"/>
          <w:szCs w:val="24"/>
        </w:rPr>
        <w:t>IPCC</w:t>
      </w:r>
      <w:r w:rsidR="001C1E5F">
        <w:rPr>
          <w:noProof/>
          <w:sz w:val="24"/>
          <w:szCs w:val="24"/>
        </w:rPr>
        <w:t>, 2014)</w:t>
      </w:r>
      <w:r>
        <w:rPr>
          <w:sz w:val="24"/>
          <w:szCs w:val="24"/>
        </w:rPr>
        <w:fldChar w:fldCharType="end"/>
      </w:r>
      <w:r w:rsidRPr="006B3B70">
        <w:rPr>
          <w:sz w:val="24"/>
          <w:szCs w:val="24"/>
        </w:rPr>
        <w:t>.</w:t>
      </w:r>
      <w:r>
        <w:rPr>
          <w:sz w:val="24"/>
          <w:szCs w:val="24"/>
        </w:rPr>
        <w:t xml:space="preserve"> In the </w:t>
      </w:r>
      <w:ins w:id="17" w:author="Steven Travers" w:date="2021-08-02T17:13:00Z">
        <w:r w:rsidR="00C27F56">
          <w:rPr>
            <w:sz w:val="24"/>
            <w:szCs w:val="24"/>
          </w:rPr>
          <w:t>Northern Great P</w:t>
        </w:r>
      </w:ins>
      <w:r>
        <w:rPr>
          <w:sz w:val="24"/>
          <w:szCs w:val="24"/>
        </w:rPr>
        <w:t>lains, where winters can be relatively long and harsh, changes in precipitation have the potential to influence plants as snow. Snow could affect flowering phenology in several ways. During bud emergence, snow cover decreases the amount of sunlight plants receive but also insulates buds from frost events. When snow melts</w:t>
      </w:r>
      <w:r w:rsidR="001C41DB">
        <w:rPr>
          <w:sz w:val="24"/>
          <w:szCs w:val="24"/>
        </w:rPr>
        <w:t xml:space="preserve"> and sunlight can reach the bare ground (no snow cover)</w:t>
      </w:r>
      <w:r>
        <w:rPr>
          <w:sz w:val="24"/>
          <w:szCs w:val="24"/>
        </w:rPr>
        <w:t xml:space="preserve">, soil temperature should increase quickly promoting plant growth. </w:t>
      </w:r>
      <w:ins w:id="18" w:author="Steven Travers" w:date="2021-08-05T00:47:00Z">
        <w:r w:rsidR="00F3151B">
          <w:rPr>
            <w:sz w:val="24"/>
            <w:szCs w:val="24"/>
          </w:rPr>
          <w:t xml:space="preserve">Earlier seed germination and plant growth in turn could lead to earlier starts to other subsequent life history stages including flowering </w:t>
        </w:r>
      </w:ins>
      <w:ins w:id="19" w:author="Steven Travers" w:date="2021-08-05T00:48:00Z">
        <w:r w:rsidR="00F3151B">
          <w:rPr>
            <w:sz w:val="24"/>
            <w:szCs w:val="24"/>
          </w:rPr>
          <w:t>(but see Park</w:t>
        </w:r>
      </w:ins>
      <w:ins w:id="20" w:author="Steven Travers" w:date="2021-08-05T00:49:00Z">
        <w:r w:rsidR="00F3151B">
          <w:rPr>
            <w:sz w:val="24"/>
            <w:szCs w:val="24"/>
          </w:rPr>
          <w:t xml:space="preserve"> 2016). </w:t>
        </w:r>
      </w:ins>
      <w:r>
        <w:rPr>
          <w:sz w:val="24"/>
          <w:szCs w:val="24"/>
        </w:rPr>
        <w:t xml:space="preserve">Additionally, substantial amounts of moisture are released into the soil and supply plants well into the summer. </w:t>
      </w:r>
      <w:ins w:id="21" w:author="Steven Travers" w:date="2021-07-29T21:21:00Z">
        <w:r w:rsidR="007671BB">
          <w:rPr>
            <w:sz w:val="24"/>
            <w:szCs w:val="24"/>
          </w:rPr>
          <w:t>Warmer winter temperatures could lead to a shift from snow to rain, leading to changes in the overall timing of when snow melts and sunlight first reaches the soil in spring.</w:t>
        </w:r>
      </w:ins>
    </w:p>
    <w:p w14:paraId="0CBE9F66" w14:textId="3333284C" w:rsidR="00374BBB" w:rsidRPr="0080670F" w:rsidRDefault="00374BBB" w:rsidP="00374BBB">
      <w:pPr>
        <w:spacing w:line="480" w:lineRule="auto"/>
        <w:ind w:firstLine="360"/>
        <w:rPr>
          <w:sz w:val="24"/>
          <w:szCs w:val="24"/>
        </w:rPr>
      </w:pPr>
      <w:r w:rsidRPr="0042651D">
        <w:rPr>
          <w:sz w:val="24"/>
          <w:szCs w:val="24"/>
        </w:rPr>
        <w:t xml:space="preserve">Snowpack </w:t>
      </w:r>
      <w:r>
        <w:rPr>
          <w:sz w:val="24"/>
          <w:szCs w:val="24"/>
        </w:rPr>
        <w:t xml:space="preserve">has been found to </w:t>
      </w:r>
      <w:r w:rsidRPr="0042651D">
        <w:rPr>
          <w:sz w:val="24"/>
          <w:szCs w:val="24"/>
        </w:rPr>
        <w:t>alter flowering phenology in montane and tundra species</w:t>
      </w:r>
      <w:r>
        <w:rPr>
          <w:sz w:val="24"/>
          <w:szCs w:val="24"/>
        </w:rPr>
        <w:t xml:space="preserve">. Inouye et al. </w:t>
      </w:r>
      <w:r>
        <w:rPr>
          <w:sz w:val="24"/>
          <w:szCs w:val="24"/>
        </w:rPr>
        <w:fldChar w:fldCharType="begin"/>
      </w:r>
      <w:r>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Pr>
          <w:sz w:val="24"/>
          <w:szCs w:val="24"/>
        </w:rPr>
        <w:fldChar w:fldCharType="separate"/>
      </w:r>
      <w:r>
        <w:rPr>
          <w:noProof/>
          <w:sz w:val="24"/>
          <w:szCs w:val="24"/>
        </w:rPr>
        <w:t>(2002)</w:t>
      </w:r>
      <w:r>
        <w:rPr>
          <w:sz w:val="24"/>
          <w:szCs w:val="24"/>
        </w:rPr>
        <w:fldChar w:fldCharType="end"/>
      </w:r>
      <w:r>
        <w:rPr>
          <w:sz w:val="24"/>
          <w:szCs w:val="24"/>
        </w:rPr>
        <w:t xml:space="preserve"> found a significant correlation between date of first bare ground</w:t>
      </w:r>
      <w:ins w:id="22" w:author="Steven Travers" w:date="2021-07-29T11:54:00Z">
        <w:r w:rsidR="00535206">
          <w:rPr>
            <w:sz w:val="24"/>
            <w:szCs w:val="24"/>
          </w:rPr>
          <w:t xml:space="preserve"> (a snowpack of zero</w:t>
        </w:r>
      </w:ins>
      <w:ins w:id="23" w:author="Steven Travers" w:date="2021-07-29T11:55:00Z">
        <w:r w:rsidR="00535206">
          <w:rPr>
            <w:sz w:val="24"/>
            <w:szCs w:val="24"/>
          </w:rPr>
          <w:t>)</w:t>
        </w:r>
      </w:ins>
      <w:r>
        <w:rPr>
          <w:sz w:val="24"/>
          <w:szCs w:val="24"/>
        </w:rPr>
        <w:t xml:space="preserve"> and date of first flowering for </w:t>
      </w:r>
      <w:r>
        <w:rPr>
          <w:i/>
          <w:iCs/>
          <w:sz w:val="24"/>
          <w:szCs w:val="24"/>
        </w:rPr>
        <w:t xml:space="preserve">Delphinium </w:t>
      </w:r>
      <w:proofErr w:type="spellStart"/>
      <w:r>
        <w:rPr>
          <w:i/>
          <w:iCs/>
          <w:sz w:val="24"/>
          <w:szCs w:val="24"/>
        </w:rPr>
        <w:t>barbeyi</w:t>
      </w:r>
      <w:proofErr w:type="spellEnd"/>
      <w:r>
        <w:rPr>
          <w:sz w:val="24"/>
          <w:szCs w:val="24"/>
        </w:rPr>
        <w:t xml:space="preserve">, a subalpine species. 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 </w:t>
      </w:r>
      <w:r>
        <w:rPr>
          <w:sz w:val="24"/>
          <w:szCs w:val="24"/>
        </w:rPr>
        <w:fldChar w:fldCharType="begin"/>
      </w:r>
      <w:r w:rsidR="001C1E5F">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Pr>
          <w:sz w:val="24"/>
          <w:szCs w:val="24"/>
        </w:rPr>
        <w:fldChar w:fldCharType="separate"/>
      </w:r>
      <w:r w:rsidR="001C1E5F">
        <w:rPr>
          <w:noProof/>
          <w:sz w:val="24"/>
          <w:szCs w:val="24"/>
        </w:rPr>
        <w:t>(Sherwood et al, 2017)</w:t>
      </w:r>
      <w:r>
        <w:rPr>
          <w:sz w:val="24"/>
          <w:szCs w:val="24"/>
        </w:rPr>
        <w:fldChar w:fldCharType="end"/>
      </w:r>
      <w:r>
        <w:rPr>
          <w:sz w:val="24"/>
          <w:szCs w:val="24"/>
        </w:rPr>
        <w:t xml:space="preserve">. Species in the tundra had similar responses. Bjorkman et al. </w:t>
      </w:r>
      <w:r>
        <w:rPr>
          <w:sz w:val="24"/>
          <w:szCs w:val="24"/>
        </w:rPr>
        <w:fldChar w:fldCharType="begin"/>
      </w:r>
      <w:r>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Pr>
          <w:sz w:val="24"/>
          <w:szCs w:val="24"/>
        </w:rPr>
        <w:fldChar w:fldCharType="separate"/>
      </w:r>
      <w:r>
        <w:rPr>
          <w:noProof/>
          <w:sz w:val="24"/>
          <w:szCs w:val="24"/>
        </w:rPr>
        <w:t>(2015)</w:t>
      </w:r>
      <w:r>
        <w:rPr>
          <w:sz w:val="24"/>
          <w:szCs w:val="24"/>
        </w:rPr>
        <w:fldChar w:fldCharType="end"/>
      </w:r>
      <w:r>
        <w:rPr>
          <w:sz w:val="24"/>
          <w:szCs w:val="24"/>
        </w:rPr>
        <w:t xml:space="preserve"> found that snowmelt was strongly related to flowering time for four arctic tundra species, while temperature was not a consistent driver of flowering phenology.</w:t>
      </w:r>
    </w:p>
    <w:p w14:paraId="126BA9D7" w14:textId="50B561A9" w:rsidR="003D48E2" w:rsidRDefault="00374BBB" w:rsidP="003D48E2">
      <w:pPr>
        <w:spacing w:line="480" w:lineRule="auto"/>
        <w:ind w:firstLine="360"/>
        <w:rPr>
          <w:ins w:id="24" w:author="Steven Travers" w:date="2021-07-23T18:01:00Z"/>
          <w:sz w:val="24"/>
          <w:szCs w:val="24"/>
        </w:rPr>
      </w:pPr>
      <w:r>
        <w:rPr>
          <w:sz w:val="24"/>
          <w:szCs w:val="24"/>
        </w:rPr>
        <w:lastRenderedPageBreak/>
        <w:t>Though t</w:t>
      </w:r>
      <w:r w:rsidRPr="0042651D">
        <w:rPr>
          <w:sz w:val="24"/>
          <w:szCs w:val="24"/>
        </w:rPr>
        <w:t xml:space="preserve">here have been </w:t>
      </w:r>
      <w:r>
        <w:rPr>
          <w:sz w:val="24"/>
          <w:szCs w:val="24"/>
        </w:rPr>
        <w:t xml:space="preserve">several </w:t>
      </w:r>
      <w:r w:rsidRPr="0042651D">
        <w:rPr>
          <w:sz w:val="24"/>
          <w:szCs w:val="24"/>
        </w:rPr>
        <w:t>studies on the</w:t>
      </w:r>
      <w:r>
        <w:rPr>
          <w:sz w:val="24"/>
          <w:szCs w:val="24"/>
        </w:rPr>
        <w:t xml:space="preserve"> effects of snowpack on flowering</w:t>
      </w:r>
      <w:r w:rsidRPr="0042651D">
        <w:rPr>
          <w:sz w:val="24"/>
          <w:szCs w:val="24"/>
        </w:rPr>
        <w:t xml:space="preserve"> phenology </w:t>
      </w:r>
      <w:r>
        <w:rPr>
          <w:sz w:val="24"/>
          <w:szCs w:val="24"/>
        </w:rPr>
        <w:t>for</w:t>
      </w:r>
      <w:r w:rsidRPr="0042651D">
        <w:rPr>
          <w:sz w:val="24"/>
          <w:szCs w:val="24"/>
        </w:rPr>
        <w:t xml:space="preserve"> montane </w:t>
      </w:r>
      <w:r>
        <w:rPr>
          <w:sz w:val="24"/>
          <w:szCs w:val="24"/>
        </w:rPr>
        <w:t xml:space="preserve">and tundra </w:t>
      </w:r>
      <w:r w:rsidRPr="0042651D">
        <w:rPr>
          <w:sz w:val="24"/>
          <w:szCs w:val="24"/>
        </w:rPr>
        <w:t>species</w:t>
      </w:r>
      <w:r>
        <w:rPr>
          <w:sz w:val="24"/>
          <w:szCs w:val="24"/>
        </w:rPr>
        <w:t xml:space="preserve">, </w:t>
      </w:r>
      <w:r w:rsidRPr="0042651D">
        <w:rPr>
          <w:sz w:val="24"/>
          <w:szCs w:val="24"/>
        </w:rPr>
        <w:t xml:space="preserve">from our understanding, no studies have been conducted on the effects of snowpack on the flowering of </w:t>
      </w:r>
      <w:ins w:id="25" w:author="Steven Travers" w:date="2021-07-23T18:00:00Z">
        <w:r w:rsidR="003D48E2">
          <w:rPr>
            <w:sz w:val="24"/>
            <w:szCs w:val="24"/>
          </w:rPr>
          <w:t>plant</w:t>
        </w:r>
        <w:r w:rsidR="003D48E2" w:rsidRPr="0042651D">
          <w:rPr>
            <w:sz w:val="24"/>
            <w:szCs w:val="24"/>
          </w:rPr>
          <w:t xml:space="preserve"> </w:t>
        </w:r>
      </w:ins>
      <w:r w:rsidRPr="0042651D">
        <w:rPr>
          <w:sz w:val="24"/>
          <w:szCs w:val="24"/>
        </w:rPr>
        <w:t>species</w:t>
      </w:r>
      <w:ins w:id="26" w:author="Steven Travers" w:date="2021-07-23T18:00:00Z">
        <w:r w:rsidR="003D48E2">
          <w:rPr>
            <w:sz w:val="24"/>
            <w:szCs w:val="24"/>
          </w:rPr>
          <w:t xml:space="preserve"> growing in lowland grasslands</w:t>
        </w:r>
      </w:ins>
      <w:r w:rsidRPr="0042651D">
        <w:rPr>
          <w:sz w:val="24"/>
          <w:szCs w:val="24"/>
        </w:rPr>
        <w:t>.</w:t>
      </w:r>
      <w:ins w:id="27" w:author="Steven Travers" w:date="2021-07-29T17:43:00Z">
        <w:r w:rsidR="000F58B0">
          <w:rPr>
            <w:sz w:val="24"/>
            <w:szCs w:val="24"/>
          </w:rPr>
          <w:t xml:space="preserve"> </w:t>
        </w:r>
      </w:ins>
      <w:ins w:id="28" w:author="Steven Travers" w:date="2021-07-29T17:44:00Z">
        <w:r w:rsidR="000F58B0">
          <w:rPr>
            <w:sz w:val="24"/>
            <w:szCs w:val="24"/>
          </w:rPr>
          <w:t xml:space="preserve">The boundaries of </w:t>
        </w:r>
      </w:ins>
      <w:ins w:id="29" w:author="Steven Travers" w:date="2021-07-29T17:43:00Z">
        <w:r w:rsidR="000F58B0">
          <w:rPr>
            <w:sz w:val="24"/>
            <w:szCs w:val="24"/>
          </w:rPr>
          <w:t xml:space="preserve">northern tallgrass prairies </w:t>
        </w:r>
      </w:ins>
      <w:ins w:id="30" w:author="Steven Travers" w:date="2021-07-29T17:45:00Z">
        <w:r w:rsidR="000F58B0">
          <w:rPr>
            <w:sz w:val="24"/>
            <w:szCs w:val="24"/>
          </w:rPr>
          <w:t xml:space="preserve">where the study described here is based </w:t>
        </w:r>
      </w:ins>
      <w:ins w:id="31" w:author="Steven Travers" w:date="2021-07-29T17:43:00Z">
        <w:r w:rsidR="000F58B0">
          <w:rPr>
            <w:sz w:val="24"/>
            <w:szCs w:val="24"/>
          </w:rPr>
          <w:t xml:space="preserve">are dependent on precipitation patterns and exist at an intermediate point along an increasing precipitation gradient from the rain shadow of the </w:t>
        </w:r>
      </w:ins>
      <w:ins w:id="32" w:author="Steven Travers" w:date="2021-07-29T17:46:00Z">
        <w:r w:rsidR="000F58B0">
          <w:rPr>
            <w:sz w:val="24"/>
            <w:szCs w:val="24"/>
          </w:rPr>
          <w:t>Rocky Mountains in the west to the wetter forests of central and eastern Minnesota</w:t>
        </w:r>
      </w:ins>
      <w:ins w:id="33" w:author="Steven Travers" w:date="2021-07-29T18:01:00Z">
        <w:r w:rsidR="000A2941">
          <w:rPr>
            <w:sz w:val="24"/>
            <w:szCs w:val="24"/>
          </w:rPr>
          <w:t xml:space="preserve"> (T</w:t>
        </w:r>
        <w:r w:rsidR="0048784F">
          <w:rPr>
            <w:sz w:val="24"/>
            <w:szCs w:val="24"/>
          </w:rPr>
          <w:t xml:space="preserve">ester and </w:t>
        </w:r>
      </w:ins>
      <w:proofErr w:type="spellStart"/>
      <w:ins w:id="34" w:author="Steven Travers" w:date="2021-07-29T19:50:00Z">
        <w:r w:rsidR="0048784F">
          <w:rPr>
            <w:sz w:val="24"/>
            <w:szCs w:val="24"/>
          </w:rPr>
          <w:t>Keirstead</w:t>
        </w:r>
      </w:ins>
      <w:proofErr w:type="spellEnd"/>
      <w:ins w:id="35" w:author="Steven Travers" w:date="2021-07-29T18:01:00Z">
        <w:r w:rsidR="000A2941">
          <w:rPr>
            <w:sz w:val="24"/>
            <w:szCs w:val="24"/>
          </w:rPr>
          <w:t xml:space="preserve"> </w:t>
        </w:r>
      </w:ins>
      <w:ins w:id="36" w:author="Steven Travers" w:date="2021-07-29T18:05:00Z">
        <w:r w:rsidR="000A2941">
          <w:rPr>
            <w:sz w:val="24"/>
            <w:szCs w:val="24"/>
          </w:rPr>
          <w:t>1995</w:t>
        </w:r>
      </w:ins>
      <w:ins w:id="37" w:author="Steven Travers" w:date="2021-07-29T18:02:00Z">
        <w:r w:rsidR="000A2941">
          <w:rPr>
            <w:sz w:val="24"/>
            <w:szCs w:val="24"/>
          </w:rPr>
          <w:t>)</w:t>
        </w:r>
      </w:ins>
      <w:ins w:id="38" w:author="Steven Travers" w:date="2021-07-29T17:46:00Z">
        <w:r w:rsidR="000F58B0">
          <w:rPr>
            <w:sz w:val="24"/>
            <w:szCs w:val="24"/>
          </w:rPr>
          <w:t xml:space="preserve">. </w:t>
        </w:r>
      </w:ins>
      <w:ins w:id="39" w:author="Steven Travers" w:date="2021-07-29T17:47:00Z">
        <w:r w:rsidR="000F58B0">
          <w:rPr>
            <w:sz w:val="24"/>
            <w:szCs w:val="24"/>
          </w:rPr>
          <w:t>The tallgras</w:t>
        </w:r>
        <w:r w:rsidR="000A2941">
          <w:rPr>
            <w:sz w:val="24"/>
            <w:szCs w:val="24"/>
          </w:rPr>
          <w:t xml:space="preserve">s prairie of </w:t>
        </w:r>
      </w:ins>
      <w:proofErr w:type="gramStart"/>
      <w:ins w:id="40" w:author="Steven Travers" w:date="2021-07-29T18:06:00Z">
        <w:r w:rsidR="000A2941">
          <w:rPr>
            <w:sz w:val="24"/>
            <w:szCs w:val="24"/>
          </w:rPr>
          <w:t>Clay county</w:t>
        </w:r>
        <w:proofErr w:type="gramEnd"/>
        <w:r w:rsidR="000A2941">
          <w:rPr>
            <w:sz w:val="24"/>
            <w:szCs w:val="24"/>
          </w:rPr>
          <w:t>, MN</w:t>
        </w:r>
      </w:ins>
      <w:ins w:id="41" w:author="Steven Travers" w:date="2021-07-29T17:47:00Z">
        <w:r w:rsidR="000F58B0">
          <w:rPr>
            <w:sz w:val="24"/>
            <w:szCs w:val="24"/>
          </w:rPr>
          <w:t xml:space="preserve"> </w:t>
        </w:r>
        <w:proofErr w:type="spellStart"/>
        <w:r w:rsidR="000F58B0">
          <w:rPr>
            <w:sz w:val="24"/>
            <w:szCs w:val="24"/>
          </w:rPr>
          <w:t>experiences</w:t>
        </w:r>
      </w:ins>
      <w:ins w:id="42" w:author="Steven Travers" w:date="2021-07-29T19:32:00Z">
        <w:r w:rsidR="007A307D">
          <w:rPr>
            <w:sz w:val="24"/>
            <w:szCs w:val="24"/>
          </w:rPr>
          <w:t>d</w:t>
        </w:r>
      </w:ins>
      <w:proofErr w:type="spellEnd"/>
      <w:ins w:id="43" w:author="Steven Travers" w:date="2021-07-29T17:47:00Z">
        <w:r w:rsidR="000F58B0">
          <w:rPr>
            <w:sz w:val="24"/>
            <w:szCs w:val="24"/>
          </w:rPr>
          <w:t xml:space="preserve"> between </w:t>
        </w:r>
      </w:ins>
      <w:ins w:id="44" w:author="Steven Travers" w:date="2021-07-29T17:48:00Z">
        <w:r w:rsidR="007A307D">
          <w:rPr>
            <w:sz w:val="24"/>
            <w:szCs w:val="24"/>
          </w:rPr>
          <w:t>78</w:t>
        </w:r>
        <w:r w:rsidR="000F58B0">
          <w:rPr>
            <w:sz w:val="24"/>
            <w:szCs w:val="24"/>
          </w:rPr>
          <w:t xml:space="preserve"> and </w:t>
        </w:r>
        <w:r w:rsidR="007A307D">
          <w:rPr>
            <w:sz w:val="24"/>
            <w:szCs w:val="24"/>
          </w:rPr>
          <w:t>300</w:t>
        </w:r>
        <w:r w:rsidR="000F58B0">
          <w:rPr>
            <w:sz w:val="24"/>
            <w:szCs w:val="24"/>
          </w:rPr>
          <w:t xml:space="preserve"> cm of precipitation a year</w:t>
        </w:r>
      </w:ins>
      <w:ins w:id="45" w:author="Steven Travers" w:date="2021-07-29T17:51:00Z">
        <w:r w:rsidR="009A7B2A">
          <w:rPr>
            <w:sz w:val="24"/>
            <w:szCs w:val="24"/>
          </w:rPr>
          <w:t xml:space="preserve"> (average </w:t>
        </w:r>
      </w:ins>
      <w:ins w:id="46" w:author="Steven Travers" w:date="2021-07-29T19:42:00Z">
        <w:r w:rsidR="00DD0D39">
          <w:rPr>
            <w:sz w:val="24"/>
            <w:szCs w:val="24"/>
          </w:rPr>
          <w:t>108</w:t>
        </w:r>
      </w:ins>
      <w:ins w:id="47" w:author="Steven Travers" w:date="2021-07-29T17:51:00Z">
        <w:r w:rsidR="009A7B2A">
          <w:rPr>
            <w:sz w:val="24"/>
            <w:szCs w:val="24"/>
          </w:rPr>
          <w:t xml:space="preserve"> cm snowfall annually)</w:t>
        </w:r>
      </w:ins>
      <w:ins w:id="48" w:author="Steven Travers" w:date="2021-07-29T17:48:00Z">
        <w:r w:rsidR="000F58B0">
          <w:rPr>
            <w:sz w:val="24"/>
            <w:szCs w:val="24"/>
          </w:rPr>
          <w:t xml:space="preserve"> and a dramatically seasonal pattern of cold winter temperatures and warming spring temperatures leading to plant growth in the months of </w:t>
        </w:r>
      </w:ins>
      <w:ins w:id="49" w:author="Steven Travers" w:date="2021-07-29T17:50:00Z">
        <w:r w:rsidR="000F58B0">
          <w:rPr>
            <w:sz w:val="24"/>
            <w:szCs w:val="24"/>
          </w:rPr>
          <w:t xml:space="preserve">March and April. </w:t>
        </w:r>
      </w:ins>
      <w:ins w:id="50" w:author="Steven Travers" w:date="2021-07-29T17:43:00Z">
        <w:r w:rsidR="000F58B0">
          <w:rPr>
            <w:sz w:val="24"/>
            <w:szCs w:val="24"/>
          </w:rPr>
          <w:t xml:space="preserve"> </w:t>
        </w:r>
      </w:ins>
    </w:p>
    <w:p w14:paraId="07F5B592" w14:textId="28FE2E47" w:rsidR="00374BBB" w:rsidRPr="00E95E65" w:rsidRDefault="00E95E65" w:rsidP="003D48E2">
      <w:pPr>
        <w:spacing w:line="480" w:lineRule="auto"/>
        <w:ind w:firstLine="360"/>
        <w:rPr>
          <w:sz w:val="24"/>
          <w:szCs w:val="24"/>
        </w:rPr>
      </w:pPr>
      <w:ins w:id="51" w:author="Steven Travers" w:date="2021-07-22T16:26:00Z">
        <w:r>
          <w:rPr>
            <w:sz w:val="24"/>
            <w:szCs w:val="24"/>
          </w:rPr>
          <w:t xml:space="preserve">Seasonal precipitation and temperature patterns in the northern Great Plains suggest that the amount of snow accumulating in the winter and </w:t>
        </w:r>
      </w:ins>
      <w:ins w:id="52" w:author="Steven Travers" w:date="2021-07-22T16:27:00Z">
        <w:r>
          <w:rPr>
            <w:sz w:val="24"/>
            <w:szCs w:val="24"/>
          </w:rPr>
          <w:t xml:space="preserve">the timing of snowmelt could play an important role in the timing of plant life history phases like germination and flowering. In </w:t>
        </w:r>
      </w:ins>
      <w:ins w:id="53" w:author="Steven Travers" w:date="2021-07-22T16:38:00Z">
        <w:r w:rsidR="00D62E57">
          <w:rPr>
            <w:sz w:val="24"/>
            <w:szCs w:val="24"/>
          </w:rPr>
          <w:t>western</w:t>
        </w:r>
      </w:ins>
      <w:ins w:id="54" w:author="Steven Travers" w:date="2021-07-22T16:27:00Z">
        <w:r>
          <w:rPr>
            <w:sz w:val="24"/>
            <w:szCs w:val="24"/>
          </w:rPr>
          <w:t xml:space="preserve"> Minnesota where this study was conducted </w:t>
        </w:r>
      </w:ins>
      <w:ins w:id="55" w:author="Steven Travers" w:date="2021-07-22T16:29:00Z">
        <w:r>
          <w:rPr>
            <w:sz w:val="24"/>
            <w:szCs w:val="24"/>
          </w:rPr>
          <w:t xml:space="preserve">snowfall peaks in December and begins to decline in </w:t>
        </w:r>
      </w:ins>
      <w:ins w:id="56" w:author="Steven Travers" w:date="2021-07-22T16:30:00Z">
        <w:r>
          <w:rPr>
            <w:sz w:val="24"/>
            <w:szCs w:val="24"/>
          </w:rPr>
          <w:t>March when spring temperatures begin to increase</w:t>
        </w:r>
      </w:ins>
      <w:ins w:id="57" w:author="Steven Travers" w:date="2021-07-22T16:32:00Z">
        <w:r>
          <w:rPr>
            <w:sz w:val="24"/>
            <w:szCs w:val="24"/>
          </w:rPr>
          <w:t xml:space="preserve"> (F</w:t>
        </w:r>
      </w:ins>
      <w:ins w:id="58" w:author="Steven Travers" w:date="2021-07-22T16:33:00Z">
        <w:r w:rsidR="002F6C7D">
          <w:rPr>
            <w:sz w:val="24"/>
            <w:szCs w:val="24"/>
          </w:rPr>
          <w:t>ig.</w:t>
        </w:r>
        <w:r>
          <w:rPr>
            <w:sz w:val="24"/>
            <w:szCs w:val="24"/>
          </w:rPr>
          <w:t xml:space="preserve"> 1)</w:t>
        </w:r>
      </w:ins>
      <w:ins w:id="59" w:author="Steven Travers" w:date="2021-07-22T16:30:00Z">
        <w:r>
          <w:rPr>
            <w:sz w:val="24"/>
            <w:szCs w:val="24"/>
          </w:rPr>
          <w:t xml:space="preserve">. </w:t>
        </w:r>
      </w:ins>
      <w:ins w:id="60" w:author="Steven Travers" w:date="2021-07-22T16:31:00Z">
        <w:r>
          <w:rPr>
            <w:sz w:val="24"/>
            <w:szCs w:val="24"/>
          </w:rPr>
          <w:t>T</w:t>
        </w:r>
      </w:ins>
      <w:ins w:id="61" w:author="Steven Travers" w:date="2021-07-22T16:30:00Z">
        <w:r>
          <w:rPr>
            <w:sz w:val="24"/>
            <w:szCs w:val="24"/>
          </w:rPr>
          <w:t xml:space="preserve">he timing of complete snowmelt where the ground is bare </w:t>
        </w:r>
      </w:ins>
      <w:ins w:id="62" w:author="Steven Travers" w:date="2021-07-22T16:32:00Z">
        <w:r>
          <w:rPr>
            <w:sz w:val="24"/>
            <w:szCs w:val="24"/>
          </w:rPr>
          <w:t xml:space="preserve">then </w:t>
        </w:r>
      </w:ins>
      <w:ins w:id="63" w:author="Steven Travers" w:date="2021-07-22T16:30:00Z">
        <w:r>
          <w:rPr>
            <w:sz w:val="24"/>
            <w:szCs w:val="24"/>
          </w:rPr>
          <w:t xml:space="preserve">varies through </w:t>
        </w:r>
      </w:ins>
      <w:ins w:id="64" w:author="Steven Travers" w:date="2021-07-22T16:31:00Z">
        <w:r>
          <w:rPr>
            <w:sz w:val="24"/>
            <w:szCs w:val="24"/>
          </w:rPr>
          <w:t>March</w:t>
        </w:r>
      </w:ins>
      <w:r w:rsidR="00374BBB">
        <w:rPr>
          <w:sz w:val="24"/>
          <w:szCs w:val="24"/>
        </w:rPr>
        <w:t xml:space="preserve"> </w:t>
      </w:r>
      <w:ins w:id="65" w:author="Steven Travers" w:date="2021-07-22T16:32:00Z">
        <w:r>
          <w:rPr>
            <w:sz w:val="24"/>
            <w:szCs w:val="24"/>
          </w:rPr>
          <w:t>and into May depending on the year.</w:t>
        </w:r>
      </w:ins>
      <w:ins w:id="66" w:author="Steven Travers" w:date="2021-07-22T16:33:00Z">
        <w:r>
          <w:rPr>
            <w:sz w:val="24"/>
            <w:szCs w:val="24"/>
          </w:rPr>
          <w:t xml:space="preserve"> </w:t>
        </w:r>
      </w:ins>
      <w:r w:rsidR="00374BBB">
        <w:rPr>
          <w:sz w:val="24"/>
          <w:szCs w:val="24"/>
        </w:rPr>
        <w:t xml:space="preserve">This study examines the effect that </w:t>
      </w:r>
      <w:ins w:id="67" w:author="Steven Travers" w:date="2021-07-22T16:34:00Z">
        <w:r>
          <w:rPr>
            <w:sz w:val="24"/>
            <w:szCs w:val="24"/>
          </w:rPr>
          <w:t xml:space="preserve">snow accumulation </w:t>
        </w:r>
      </w:ins>
      <w:r w:rsidR="00374BBB">
        <w:rPr>
          <w:sz w:val="24"/>
          <w:szCs w:val="24"/>
        </w:rPr>
        <w:t xml:space="preserve">and </w:t>
      </w:r>
      <w:ins w:id="68" w:author="Steven Travers" w:date="2021-07-22T16:34:00Z">
        <w:r>
          <w:rPr>
            <w:sz w:val="24"/>
            <w:szCs w:val="24"/>
          </w:rPr>
          <w:t xml:space="preserve">the timing of zero </w:t>
        </w:r>
        <w:proofErr w:type="gramStart"/>
        <w:r>
          <w:rPr>
            <w:sz w:val="24"/>
            <w:szCs w:val="24"/>
          </w:rPr>
          <w:t xml:space="preserve">snowpack </w:t>
        </w:r>
      </w:ins>
      <w:r w:rsidR="00374BBB">
        <w:rPr>
          <w:sz w:val="24"/>
          <w:szCs w:val="24"/>
        </w:rPr>
        <w:t xml:space="preserve"> have</w:t>
      </w:r>
      <w:proofErr w:type="gramEnd"/>
      <w:r w:rsidR="00374BBB">
        <w:rPr>
          <w:sz w:val="24"/>
          <w:szCs w:val="24"/>
        </w:rPr>
        <w:t xml:space="preserve"> on flowering phenology for 19</w:t>
      </w:r>
      <w:r w:rsidR="00374BBB" w:rsidRPr="00CC579C">
        <w:rPr>
          <w:sz w:val="24"/>
          <w:szCs w:val="24"/>
        </w:rPr>
        <w:t xml:space="preserve"> </w:t>
      </w:r>
      <w:r w:rsidR="00374BBB">
        <w:rPr>
          <w:sz w:val="24"/>
          <w:szCs w:val="24"/>
        </w:rPr>
        <w:t xml:space="preserve">perennial </w:t>
      </w:r>
      <w:r w:rsidR="00374BBB" w:rsidRPr="00CC579C">
        <w:rPr>
          <w:sz w:val="24"/>
          <w:szCs w:val="24"/>
        </w:rPr>
        <w:t>prairie herbs that are</w:t>
      </w:r>
      <w:r w:rsidR="00374BBB">
        <w:rPr>
          <w:sz w:val="24"/>
          <w:szCs w:val="24"/>
        </w:rPr>
        <w:t xml:space="preserve"> typical of northern tallgrass prairies. The goals of this study are:</w:t>
      </w:r>
      <w:r w:rsidR="00374BBB">
        <w:rPr>
          <w:rFonts w:cs="Times New Roman"/>
          <w:sz w:val="24"/>
          <w:szCs w:val="24"/>
        </w:rPr>
        <w:t xml:space="preserve"> </w:t>
      </w:r>
    </w:p>
    <w:p w14:paraId="78434746" w14:textId="77777777" w:rsidR="00374BBB" w:rsidRPr="0042651D" w:rsidRDefault="00374BBB" w:rsidP="00374BBB">
      <w:pPr>
        <w:pStyle w:val="ListParagraph"/>
        <w:numPr>
          <w:ilvl w:val="0"/>
          <w:numId w:val="1"/>
        </w:numPr>
        <w:spacing w:line="480" w:lineRule="auto"/>
        <w:rPr>
          <w:rFonts w:cs="Times New Roman"/>
          <w:sz w:val="24"/>
          <w:szCs w:val="24"/>
        </w:rPr>
      </w:pPr>
      <w:r w:rsidRPr="0042651D">
        <w:rPr>
          <w:rFonts w:cs="Times New Roman"/>
          <w:sz w:val="24"/>
          <w:szCs w:val="24"/>
        </w:rPr>
        <w:t xml:space="preserve">Simultaneously assess direct and indirect effects </w:t>
      </w:r>
      <w:r>
        <w:rPr>
          <w:rFonts w:cs="Times New Roman"/>
          <w:sz w:val="24"/>
          <w:szCs w:val="24"/>
        </w:rPr>
        <w:t xml:space="preserve">of </w:t>
      </w:r>
      <w:r w:rsidRPr="0042651D">
        <w:rPr>
          <w:rFonts w:cs="Times New Roman"/>
          <w:sz w:val="24"/>
          <w:szCs w:val="24"/>
        </w:rPr>
        <w:t>temperature and</w:t>
      </w:r>
      <w:r>
        <w:rPr>
          <w:rFonts w:cs="Times New Roman"/>
          <w:sz w:val="24"/>
          <w:szCs w:val="24"/>
        </w:rPr>
        <w:t xml:space="preserve"> winter</w:t>
      </w:r>
      <w:r w:rsidRPr="0042651D">
        <w:rPr>
          <w:rFonts w:cs="Times New Roman"/>
          <w:sz w:val="24"/>
          <w:szCs w:val="24"/>
        </w:rPr>
        <w:t xml:space="preserve"> precipitation variables</w:t>
      </w:r>
      <w:r>
        <w:rPr>
          <w:rFonts w:cs="Times New Roman"/>
          <w:sz w:val="24"/>
          <w:szCs w:val="24"/>
        </w:rPr>
        <w:t xml:space="preserve"> on flowering phenology using </w:t>
      </w:r>
      <w:r w:rsidRPr="0042651D">
        <w:rPr>
          <w:rFonts w:cs="Times New Roman"/>
          <w:sz w:val="24"/>
          <w:szCs w:val="24"/>
        </w:rPr>
        <w:t>path analysis</w:t>
      </w:r>
      <w:r>
        <w:rPr>
          <w:rFonts w:cs="Times New Roman"/>
          <w:sz w:val="24"/>
          <w:szCs w:val="24"/>
        </w:rPr>
        <w:t>.</w:t>
      </w:r>
    </w:p>
    <w:p w14:paraId="48125332" w14:textId="77777777" w:rsidR="00374BBB" w:rsidRPr="0042651D" w:rsidRDefault="00374BBB" w:rsidP="00374BBB">
      <w:pPr>
        <w:pStyle w:val="ListParagraph"/>
        <w:numPr>
          <w:ilvl w:val="0"/>
          <w:numId w:val="1"/>
        </w:numPr>
        <w:spacing w:line="480" w:lineRule="auto"/>
        <w:rPr>
          <w:rFonts w:cs="Times New Roman"/>
          <w:sz w:val="24"/>
          <w:szCs w:val="24"/>
        </w:rPr>
      </w:pPr>
      <w:r>
        <w:rPr>
          <w:rFonts w:cs="Times New Roman"/>
          <w:sz w:val="24"/>
          <w:szCs w:val="24"/>
        </w:rPr>
        <w:t xml:space="preserve">Determine the importance of bare ground as an intermediate step between winter precipitation and flowering phenology. </w:t>
      </w:r>
    </w:p>
    <w:p w14:paraId="020E8E4B" w14:textId="77777777" w:rsidR="00374BBB" w:rsidRPr="0042651D" w:rsidRDefault="00374BBB" w:rsidP="00374BBB">
      <w:pPr>
        <w:pStyle w:val="ListParagraph"/>
        <w:numPr>
          <w:ilvl w:val="0"/>
          <w:numId w:val="1"/>
        </w:numPr>
        <w:spacing w:line="480" w:lineRule="auto"/>
        <w:rPr>
          <w:rFonts w:cs="Times New Roman"/>
          <w:sz w:val="24"/>
          <w:szCs w:val="24"/>
        </w:rPr>
      </w:pPr>
      <w:r>
        <w:rPr>
          <w:rFonts w:cs="Times New Roman"/>
          <w:sz w:val="24"/>
          <w:szCs w:val="24"/>
        </w:rPr>
        <w:lastRenderedPageBreak/>
        <w:t xml:space="preserve">Compare phenological responses to precipitation in the form of snow and temperature, whether advanced or delayed, across several species using a long-term data set. </w:t>
      </w:r>
    </w:p>
    <w:p w14:paraId="4DD5635B" w14:textId="77777777" w:rsidR="00374BBB" w:rsidRPr="00283FF5" w:rsidRDefault="00374BBB" w:rsidP="00374BBB">
      <w:pPr>
        <w:pStyle w:val="Heading1"/>
        <w:spacing w:line="480" w:lineRule="auto"/>
        <w:rPr>
          <w:szCs w:val="24"/>
        </w:rPr>
      </w:pPr>
      <w:r w:rsidRPr="00283FF5">
        <w:rPr>
          <w:szCs w:val="24"/>
        </w:rPr>
        <w:t>Methods</w:t>
      </w:r>
    </w:p>
    <w:p w14:paraId="0E517EFB" w14:textId="77777777" w:rsidR="00374BBB" w:rsidRPr="00283FF5" w:rsidRDefault="00374BBB" w:rsidP="00374BBB">
      <w:pPr>
        <w:pStyle w:val="Heading2"/>
        <w:spacing w:line="480" w:lineRule="auto"/>
        <w:rPr>
          <w:szCs w:val="24"/>
        </w:rPr>
      </w:pPr>
      <w:r w:rsidRPr="00283FF5">
        <w:rPr>
          <w:szCs w:val="24"/>
        </w:rPr>
        <w:t>Data collection</w:t>
      </w:r>
    </w:p>
    <w:p w14:paraId="67812113" w14:textId="2E3DF348" w:rsidR="00374BBB" w:rsidRPr="00283FF5" w:rsidRDefault="00374BBB" w:rsidP="00374BBB">
      <w:pPr>
        <w:spacing w:after="0" w:line="480" w:lineRule="auto"/>
        <w:ind w:firstLine="720"/>
        <w:rPr>
          <w:sz w:val="24"/>
          <w:szCs w:val="24"/>
        </w:rPr>
      </w:pPr>
      <w:r w:rsidRPr="00283FF5">
        <w:rPr>
          <w:sz w:val="24"/>
          <w:szCs w:val="24"/>
        </w:rPr>
        <w:t>We</w:t>
      </w:r>
      <w:r>
        <w:rPr>
          <w:sz w:val="24"/>
          <w:szCs w:val="24"/>
        </w:rPr>
        <w:t xml:space="preserve"> </w:t>
      </w:r>
      <w:r w:rsidRPr="00283FF5">
        <w:rPr>
          <w:sz w:val="24"/>
          <w:szCs w:val="24"/>
        </w:rPr>
        <w:t xml:space="preserve">used historical data collected by O.A. Stevens and </w:t>
      </w:r>
      <w:ins w:id="69" w:author="Steven Travers" w:date="2021-07-29T11:52:00Z">
        <w:r w:rsidR="003A1494">
          <w:rPr>
            <w:sz w:val="24"/>
            <w:szCs w:val="24"/>
          </w:rPr>
          <w:t>S. Travers</w:t>
        </w:r>
      </w:ins>
      <w:r w:rsidRPr="00283FF5">
        <w:rPr>
          <w:sz w:val="24"/>
          <w:szCs w:val="24"/>
        </w:rPr>
        <w:t xml:space="preserve"> to </w:t>
      </w:r>
      <w:r>
        <w:rPr>
          <w:sz w:val="24"/>
          <w:szCs w:val="24"/>
        </w:rPr>
        <w:t xml:space="preserve">initially </w:t>
      </w:r>
      <w:r w:rsidRPr="00283FF5">
        <w:rPr>
          <w:sz w:val="24"/>
          <w:szCs w:val="24"/>
        </w:rPr>
        <w:t xml:space="preserve">create a dataset of first flowering days (FFD) for </w:t>
      </w:r>
      <w:r>
        <w:rPr>
          <w:sz w:val="24"/>
          <w:szCs w:val="24"/>
        </w:rPr>
        <w:t>24</w:t>
      </w:r>
      <w:r w:rsidRPr="00283FF5">
        <w:rPr>
          <w:sz w:val="24"/>
          <w:szCs w:val="24"/>
        </w:rPr>
        <w:t xml:space="preserve"> flowering plant species. The observations were made at </w:t>
      </w:r>
      <w:r>
        <w:rPr>
          <w:sz w:val="24"/>
          <w:szCs w:val="24"/>
        </w:rPr>
        <w:t>Bluestem Prairie (</w:t>
      </w:r>
      <w:r w:rsidR="00AB7551">
        <w:fldChar w:fldCharType="begin"/>
      </w:r>
      <w:r w:rsidR="00AB7551">
        <w:instrText xml:space="preserve"> HYPERLINK "https://www.dnr.state.mn.us/snas/detail.html?id=sna00996" </w:instrText>
      </w:r>
      <w:r w:rsidR="00AB7551">
        <w:fldChar w:fldCharType="separate"/>
      </w:r>
      <w:r w:rsidRPr="00B84A6E">
        <w:rPr>
          <w:rStyle w:val="Hyperlink"/>
        </w:rPr>
        <w:t>https://www.dnr.state.mn.us/snas/detail.html?id=sna00996</w:t>
      </w:r>
      <w:r w:rsidR="00AB7551">
        <w:rPr>
          <w:rStyle w:val="Hyperlink"/>
        </w:rPr>
        <w:fldChar w:fldCharType="end"/>
      </w:r>
      <w:r>
        <w:rPr>
          <w:sz w:val="24"/>
          <w:szCs w:val="24"/>
        </w:rPr>
        <w:t xml:space="preserve">), </w:t>
      </w:r>
      <w:r w:rsidRPr="00283FF5">
        <w:rPr>
          <w:sz w:val="24"/>
          <w:szCs w:val="24"/>
        </w:rPr>
        <w:t xml:space="preserve">a tallgrass prairie site in </w:t>
      </w:r>
      <w:proofErr w:type="gramStart"/>
      <w:r w:rsidRPr="00283FF5">
        <w:rPr>
          <w:sz w:val="24"/>
          <w:szCs w:val="24"/>
        </w:rPr>
        <w:t>Clay county</w:t>
      </w:r>
      <w:proofErr w:type="gramEnd"/>
      <w:r w:rsidRPr="00283FF5">
        <w:rPr>
          <w:sz w:val="24"/>
          <w:szCs w:val="24"/>
        </w:rPr>
        <w:t xml:space="preserve"> Minnesota that has been a Nature Conservancy preserve since 1975. Individual data points represent the day of the year on which a given plant species was observed flowering at the site</w:t>
      </w:r>
      <w:r>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Pr>
          <w:sz w:val="24"/>
          <w:szCs w:val="24"/>
        </w:rPr>
        <w:t xml:space="preserve">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(Dunnell &amp; Travers, 2011)</w:t>
      </w:r>
      <w:r>
        <w:rPr>
          <w:sz w:val="24"/>
          <w:szCs w:val="24"/>
        </w:rPr>
        <w:fldChar w:fldCharType="end"/>
      </w:r>
      <w:r w:rsidRPr="00B6443A">
        <w:rPr>
          <w:sz w:val="24"/>
          <w:szCs w:val="24"/>
        </w:rPr>
        <w:t>; subsequent observations are from 2012 through 20</w:t>
      </w:r>
      <w:r w:rsidRPr="00283FF5">
        <w:rPr>
          <w:sz w:val="24"/>
          <w:szCs w:val="24"/>
        </w:rPr>
        <w:t xml:space="preserve">20. Thus, there is a 52-year gap in data at the end of the past century. The plant species analyzed </w:t>
      </w:r>
      <w:r>
        <w:rPr>
          <w:sz w:val="24"/>
          <w:szCs w:val="24"/>
        </w:rPr>
        <w:t xml:space="preserve">in this study </w:t>
      </w:r>
      <w:r w:rsidRPr="00283FF5">
        <w:rPr>
          <w:sz w:val="24"/>
          <w:szCs w:val="24"/>
        </w:rPr>
        <w:t xml:space="preserve">were limited to those that met a series of minimum data requirements. The </w:t>
      </w:r>
      <w:r>
        <w:rPr>
          <w:sz w:val="24"/>
          <w:szCs w:val="24"/>
        </w:rPr>
        <w:t>focal species</w:t>
      </w:r>
      <w:r w:rsidRPr="00283FF5">
        <w:rPr>
          <w:sz w:val="24"/>
          <w:szCs w:val="24"/>
        </w:rPr>
        <w:t xml:space="preserve"> had a minimum of five years of </w:t>
      </w:r>
      <w:r>
        <w:rPr>
          <w:sz w:val="24"/>
          <w:szCs w:val="24"/>
        </w:rPr>
        <w:t>observations</w:t>
      </w:r>
      <w:r w:rsidRPr="00283FF5">
        <w:rPr>
          <w:sz w:val="24"/>
          <w:szCs w:val="24"/>
        </w:rPr>
        <w:t xml:space="preserve"> and at least one observation prior to 1962 and one after. </w:t>
      </w:r>
    </w:p>
    <w:p w14:paraId="5FDEB117" w14:textId="7664B78C" w:rsidR="00374BBB" w:rsidRDefault="00374BBB" w:rsidP="00374BBB">
      <w:pPr>
        <w:spacing w:line="480" w:lineRule="auto"/>
        <w:ind w:firstLine="720"/>
        <w:rPr>
          <w:ins w:id="70" w:author="Steven Travers" w:date="2021-07-23T10:58:00Z"/>
          <w:sz w:val="24"/>
          <w:szCs w:val="24"/>
        </w:rPr>
      </w:pPr>
      <w:proofErr w:type="gramStart"/>
      <w:r w:rsidRPr="00283FF5">
        <w:rPr>
          <w:sz w:val="24"/>
          <w:szCs w:val="24"/>
        </w:rPr>
        <w:t>In order to</w:t>
      </w:r>
      <w:proofErr w:type="gramEnd"/>
      <w:r w:rsidRPr="00283FF5">
        <w:rPr>
          <w:sz w:val="24"/>
          <w:szCs w:val="24"/>
        </w:rPr>
        <w:t xml:space="preserve"> quantify different environmental variables related to annual climate patterns, we used daily climate data collected in Fargo, North Dakota, USA, as part of the National Atmospheric and Oceanic Administration (NOAA) National Climatic Data Center (NCDC) observing network (http://www.ncdc.noaa.gov/oa/ncdc.html). The climate data collection site (46 ° 56’ N, 96 ° 49’ W) is located at the Fargo International Airport</w:t>
      </w:r>
      <w:r>
        <w:rPr>
          <w:sz w:val="24"/>
          <w:szCs w:val="24"/>
        </w:rPr>
        <w:t>,</w:t>
      </w:r>
      <w:r w:rsidRPr="00283FF5">
        <w:rPr>
          <w:sz w:val="24"/>
          <w:szCs w:val="24"/>
        </w:rPr>
        <w:t xml:space="preserve"> 32 km west of the flowering observation site.</w:t>
      </w:r>
      <w:r>
        <w:rPr>
          <w:sz w:val="24"/>
          <w:szCs w:val="24"/>
        </w:rPr>
        <w:t xml:space="preserve"> </w:t>
      </w:r>
      <w:r w:rsidRPr="00283FF5">
        <w:rPr>
          <w:sz w:val="24"/>
          <w:szCs w:val="24"/>
        </w:rPr>
        <w:t xml:space="preserve">The </w:t>
      </w:r>
      <w:r>
        <w:rPr>
          <w:sz w:val="24"/>
          <w:szCs w:val="24"/>
        </w:rPr>
        <w:t xml:space="preserve">climate </w:t>
      </w:r>
      <w:r w:rsidRPr="00283FF5">
        <w:rPr>
          <w:sz w:val="24"/>
          <w:szCs w:val="24"/>
        </w:rPr>
        <w:t>dataset includes daily estimates of maximum and minimum temperature, snowpack (0</w:t>
      </w:r>
      <w:r>
        <w:rPr>
          <w:sz w:val="24"/>
          <w:szCs w:val="24"/>
        </w:rPr>
        <w:t xml:space="preserve"> was considered </w:t>
      </w:r>
      <w:r w:rsidRPr="00283FF5">
        <w:rPr>
          <w:sz w:val="24"/>
          <w:szCs w:val="24"/>
        </w:rPr>
        <w:t>bare ground</w:t>
      </w:r>
      <w:ins w:id="71" w:author="Steven Travers" w:date="2021-08-02T17:16:00Z">
        <w:r w:rsidR="00C27F56">
          <w:rPr>
            <w:sz w:val="24"/>
            <w:szCs w:val="24"/>
          </w:rPr>
          <w:t xml:space="preserve"> or ground with no snow cover</w:t>
        </w:r>
      </w:ins>
      <w:r w:rsidRPr="00283FF5">
        <w:rPr>
          <w:sz w:val="24"/>
          <w:szCs w:val="24"/>
        </w:rPr>
        <w:t>)</w:t>
      </w:r>
      <w:r>
        <w:rPr>
          <w:sz w:val="24"/>
          <w:szCs w:val="24"/>
        </w:rPr>
        <w:t>,</w:t>
      </w:r>
      <w:r w:rsidRPr="00283FF5">
        <w:rPr>
          <w:sz w:val="24"/>
          <w:szCs w:val="24"/>
        </w:rPr>
        <w:t xml:space="preserve"> </w:t>
      </w:r>
      <w:r w:rsidRPr="00283FF5">
        <w:rPr>
          <w:sz w:val="24"/>
          <w:szCs w:val="24"/>
        </w:rPr>
        <w:lastRenderedPageBreak/>
        <w:t>and snowfall beginning in 1942. However, snowpack data is unavailable for 1997 through 2004.</w:t>
      </w:r>
      <w:r>
        <w:rPr>
          <w:sz w:val="24"/>
          <w:szCs w:val="24"/>
        </w:rPr>
        <w:t xml:space="preserve"> </w:t>
      </w:r>
      <w:r w:rsidRPr="00283FF5">
        <w:rPr>
          <w:sz w:val="24"/>
          <w:szCs w:val="24"/>
        </w:rPr>
        <w:t xml:space="preserve">As a result, we were able to analyze data for </w:t>
      </w:r>
      <w:r>
        <w:rPr>
          <w:sz w:val="24"/>
          <w:szCs w:val="24"/>
        </w:rPr>
        <w:t xml:space="preserve">a total of </w:t>
      </w:r>
      <w:r w:rsidRPr="00283FF5">
        <w:rPr>
          <w:sz w:val="24"/>
          <w:szCs w:val="24"/>
        </w:rPr>
        <w:t>29 years (1942-1961 and 2012-2020).</w:t>
      </w:r>
    </w:p>
    <w:p w14:paraId="6F4FDC56" w14:textId="2D40974F" w:rsidR="002879A7" w:rsidRPr="00283FF5" w:rsidDel="002879A7" w:rsidRDefault="002879A7" w:rsidP="00374BBB">
      <w:pPr>
        <w:spacing w:line="480" w:lineRule="auto"/>
        <w:ind w:firstLine="720"/>
        <w:rPr>
          <w:del w:id="72" w:author="Steven Travers" w:date="2021-07-23T11:01:00Z"/>
          <w:sz w:val="24"/>
          <w:szCs w:val="24"/>
        </w:rPr>
      </w:pPr>
    </w:p>
    <w:p w14:paraId="7D3C9B5D" w14:textId="77777777" w:rsidR="00374BBB" w:rsidRPr="00283FF5" w:rsidRDefault="00374BBB" w:rsidP="00374BBB">
      <w:pPr>
        <w:pStyle w:val="Heading2"/>
        <w:spacing w:line="480" w:lineRule="auto"/>
        <w:rPr>
          <w:szCs w:val="24"/>
        </w:rPr>
      </w:pPr>
      <w:r>
        <w:rPr>
          <w:szCs w:val="24"/>
        </w:rPr>
        <w:t xml:space="preserve">Climate </w:t>
      </w:r>
      <w:r w:rsidRPr="00283FF5">
        <w:rPr>
          <w:szCs w:val="24"/>
        </w:rPr>
        <w:t>Variables</w:t>
      </w:r>
    </w:p>
    <w:p w14:paraId="2BCABE0A" w14:textId="6732C7B2" w:rsidR="00374BBB" w:rsidRDefault="00374BBB" w:rsidP="00C27F56">
      <w:pPr>
        <w:spacing w:after="0" w:line="480" w:lineRule="auto"/>
        <w:ind w:firstLine="720"/>
        <w:rPr>
          <w:ins w:id="73" w:author="Steven Travers" w:date="2021-07-23T11:01:00Z"/>
          <w:sz w:val="24"/>
          <w:szCs w:val="24"/>
        </w:rPr>
      </w:pPr>
      <w:r w:rsidRPr="00283FF5">
        <w:rPr>
          <w:sz w:val="24"/>
          <w:szCs w:val="24"/>
        </w:rPr>
        <w:t xml:space="preserve">We used the raw climate data to calculate four variables regarding </w:t>
      </w:r>
      <w:r>
        <w:rPr>
          <w:sz w:val="24"/>
          <w:szCs w:val="24"/>
        </w:rPr>
        <w:t>annual</w:t>
      </w:r>
      <w:r w:rsidRPr="00283FF5">
        <w:rPr>
          <w:sz w:val="24"/>
          <w:szCs w:val="24"/>
        </w:rPr>
        <w:t xml:space="preserve"> patterns of temperature or winter snowfall. </w:t>
      </w:r>
      <w:r>
        <w:rPr>
          <w:sz w:val="24"/>
          <w:szCs w:val="24"/>
        </w:rPr>
        <w:t>The first climate variable we calculated for each year was intended to quantify the relative warmth of the late winter/early spring season, when the earliest flowering on the prairie is initiated.</w:t>
      </w:r>
      <w:ins w:id="74" w:author="Steven Travers" w:date="2021-08-02T17:17:00Z">
        <w:r w:rsidR="00C27F56">
          <w:rPr>
            <w:sz w:val="24"/>
            <w:szCs w:val="24"/>
          </w:rPr>
          <w:t xml:space="preserve"> Spring Temperature (ST) </w:t>
        </w:r>
        <w:r w:rsidR="00C27F56" w:rsidRPr="00283FF5">
          <w:rPr>
            <w:sz w:val="24"/>
            <w:szCs w:val="24"/>
          </w:rPr>
          <w:t xml:space="preserve">was the </w:t>
        </w:r>
        <w:r w:rsidR="00C27F56">
          <w:rPr>
            <w:sz w:val="24"/>
            <w:szCs w:val="24"/>
          </w:rPr>
          <w:t>average temperature over the course of February, March, and April</w:t>
        </w:r>
        <w:r w:rsidR="00C27F56" w:rsidRPr="00283FF5">
          <w:rPr>
            <w:sz w:val="24"/>
            <w:szCs w:val="24"/>
          </w:rPr>
          <w:t>.</w:t>
        </w:r>
        <w:r w:rsidR="00C27F56">
          <w:rPr>
            <w:sz w:val="24"/>
            <w:szCs w:val="24"/>
          </w:rPr>
          <w:t xml:space="preserve"> </w:t>
        </w:r>
      </w:ins>
      <w:r w:rsidRPr="00283FF5">
        <w:rPr>
          <w:sz w:val="24"/>
          <w:szCs w:val="24"/>
        </w:rPr>
        <w:t xml:space="preserve">Three different </w:t>
      </w:r>
      <w:r>
        <w:rPr>
          <w:sz w:val="24"/>
          <w:szCs w:val="24"/>
        </w:rPr>
        <w:t xml:space="preserve">winter </w:t>
      </w:r>
      <w:r w:rsidRPr="00283FF5">
        <w:rPr>
          <w:sz w:val="24"/>
          <w:szCs w:val="24"/>
        </w:rPr>
        <w:t xml:space="preserve">precipitation variables were calculated. The winter snowfall amount for a given year (TSNOW) was calculated as the sum of </w:t>
      </w:r>
      <w:r>
        <w:rPr>
          <w:sz w:val="24"/>
          <w:szCs w:val="24"/>
        </w:rPr>
        <w:t xml:space="preserve">daily </w:t>
      </w:r>
      <w:r w:rsidRPr="00283FF5">
        <w:rPr>
          <w:sz w:val="24"/>
          <w:szCs w:val="24"/>
        </w:rPr>
        <w:t>snowfall</w:t>
      </w:r>
      <w:ins w:id="75" w:author="Steven Travers" w:date="2021-07-29T13:23:00Z">
        <w:r w:rsidR="003328A9">
          <w:rPr>
            <w:sz w:val="24"/>
            <w:szCs w:val="24"/>
          </w:rPr>
          <w:t xml:space="preserve"> (cm)</w:t>
        </w:r>
      </w:ins>
      <w:r w:rsidRPr="00283FF5">
        <w:rPr>
          <w:sz w:val="24"/>
          <w:szCs w:val="24"/>
        </w:rPr>
        <w:t xml:space="preserve"> over the first 90 days. A second variable associated with </w:t>
      </w:r>
      <w:r>
        <w:rPr>
          <w:sz w:val="24"/>
          <w:szCs w:val="24"/>
        </w:rPr>
        <w:t xml:space="preserve">winter </w:t>
      </w:r>
      <w:r w:rsidRPr="00283FF5">
        <w:rPr>
          <w:sz w:val="24"/>
          <w:szCs w:val="24"/>
        </w:rPr>
        <w:t xml:space="preserve">snowfall was the Date of Bare Ground (DOBG) or the day of the year when snowpack first reached zero. </w:t>
      </w:r>
      <w:r>
        <w:rPr>
          <w:sz w:val="24"/>
          <w:szCs w:val="24"/>
        </w:rPr>
        <w:t>Eight records</w:t>
      </w:r>
      <w:r w:rsidRPr="00283FF5">
        <w:rPr>
          <w:sz w:val="24"/>
          <w:szCs w:val="24"/>
        </w:rPr>
        <w:t xml:space="preserve"> indicated a short period, </w:t>
      </w:r>
      <w:proofErr w:type="gramStart"/>
      <w:r w:rsidRPr="00283FF5">
        <w:rPr>
          <w:sz w:val="24"/>
          <w:szCs w:val="24"/>
        </w:rPr>
        <w:t>one to two days,</w:t>
      </w:r>
      <w:proofErr w:type="gramEnd"/>
      <w:r w:rsidRPr="00283FF5">
        <w:rPr>
          <w:sz w:val="24"/>
          <w:szCs w:val="24"/>
        </w:rPr>
        <w:t xml:space="preserve"> of snowpack late in the season which were excluded. The third </w:t>
      </w:r>
      <w:r>
        <w:rPr>
          <w:sz w:val="24"/>
          <w:szCs w:val="24"/>
        </w:rPr>
        <w:t>variable</w:t>
      </w:r>
      <w:r w:rsidRPr="00283FF5">
        <w:rPr>
          <w:sz w:val="24"/>
          <w:szCs w:val="24"/>
        </w:rPr>
        <w:t xml:space="preserve"> </w:t>
      </w:r>
      <w:r>
        <w:rPr>
          <w:sz w:val="24"/>
          <w:szCs w:val="24"/>
        </w:rPr>
        <w:t>associated with</w:t>
      </w:r>
      <w:r w:rsidRPr="00283FF5">
        <w:rPr>
          <w:sz w:val="24"/>
          <w:szCs w:val="24"/>
        </w:rPr>
        <w:t xml:space="preserve"> winter snowfall was Snowpack </w:t>
      </w:r>
      <w:ins w:id="76" w:author="Steven Travers" w:date="2021-07-29T13:23:00Z">
        <w:r w:rsidR="003328A9">
          <w:rPr>
            <w:sz w:val="24"/>
            <w:szCs w:val="24"/>
          </w:rPr>
          <w:t xml:space="preserve">(cm) </w:t>
        </w:r>
      </w:ins>
      <w:r w:rsidRPr="00283FF5">
        <w:rPr>
          <w:sz w:val="24"/>
          <w:szCs w:val="24"/>
        </w:rPr>
        <w:t xml:space="preserve">on Day X (SPDX), a variable designed to estimate the extent of snowpack just prior to the growing season. To calculate SPDX for each </w:t>
      </w:r>
      <w:r>
        <w:rPr>
          <w:sz w:val="24"/>
          <w:szCs w:val="24"/>
        </w:rPr>
        <w:t>species</w:t>
      </w:r>
      <w:r w:rsidRPr="00283FF5">
        <w:rPr>
          <w:sz w:val="24"/>
          <w:szCs w:val="24"/>
        </w:rPr>
        <w:t xml:space="preserve"> we used </w:t>
      </w:r>
      <w:r>
        <w:rPr>
          <w:sz w:val="24"/>
          <w:szCs w:val="24"/>
        </w:rPr>
        <w:t xml:space="preserve">linear regression and </w:t>
      </w:r>
      <w:r w:rsidRPr="00283FF5">
        <w:rPr>
          <w:sz w:val="24"/>
          <w:szCs w:val="24"/>
        </w:rPr>
        <w:t xml:space="preserve">model selection to identify </w:t>
      </w:r>
      <w:r>
        <w:rPr>
          <w:sz w:val="24"/>
          <w:szCs w:val="24"/>
        </w:rPr>
        <w:t>the</w:t>
      </w:r>
      <w:r w:rsidRPr="00283FF5">
        <w:rPr>
          <w:sz w:val="24"/>
          <w:szCs w:val="24"/>
        </w:rPr>
        <w:t xml:space="preserve"> day in March </w:t>
      </w:r>
      <w:r>
        <w:rPr>
          <w:sz w:val="24"/>
          <w:szCs w:val="24"/>
        </w:rPr>
        <w:t xml:space="preserve">with snowpacks that </w:t>
      </w:r>
      <w:r w:rsidRPr="00283FF5">
        <w:rPr>
          <w:sz w:val="24"/>
          <w:szCs w:val="24"/>
        </w:rPr>
        <w:t>best predict</w:t>
      </w:r>
      <w:r>
        <w:rPr>
          <w:sz w:val="24"/>
          <w:szCs w:val="24"/>
        </w:rPr>
        <w:t>ed</w:t>
      </w:r>
      <w:r w:rsidRPr="00283FF5">
        <w:rPr>
          <w:sz w:val="24"/>
          <w:szCs w:val="24"/>
        </w:rPr>
        <w:t xml:space="preserve"> the first flowering day (FFD) </w:t>
      </w:r>
      <w:r>
        <w:rPr>
          <w:sz w:val="24"/>
          <w:szCs w:val="24"/>
        </w:rPr>
        <w:t>for that species</w:t>
      </w:r>
      <w:r w:rsidRPr="00283FF5">
        <w:rPr>
          <w:sz w:val="24"/>
          <w:szCs w:val="24"/>
        </w:rPr>
        <w:t xml:space="preserve">. </w:t>
      </w:r>
      <w:r>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Pr="00283FF5">
        <w:rPr>
          <w:sz w:val="24"/>
          <w:szCs w:val="24"/>
        </w:rPr>
        <w:t xml:space="preserve">SPDX values </w:t>
      </w:r>
      <w:r>
        <w:rPr>
          <w:sz w:val="24"/>
          <w:szCs w:val="24"/>
        </w:rPr>
        <w:t>increase with increasing snowpack and decrease with decreasing snowpack on the selected day of March</w:t>
      </w:r>
      <w:r w:rsidRPr="00283FF5">
        <w:rPr>
          <w:sz w:val="24"/>
          <w:szCs w:val="24"/>
        </w:rPr>
        <w:t>.</w:t>
      </w:r>
      <w:r>
        <w:rPr>
          <w:sz w:val="24"/>
          <w:szCs w:val="24"/>
        </w:rPr>
        <w:t xml:space="preserve"> </w:t>
      </w:r>
      <w:r w:rsidRPr="00283FF5">
        <w:rPr>
          <w:sz w:val="24"/>
          <w:szCs w:val="24"/>
        </w:rPr>
        <w:t xml:space="preserve">The most predictive day was determined separately for each plant species. </w:t>
      </w:r>
      <w:r>
        <w:rPr>
          <w:sz w:val="24"/>
          <w:szCs w:val="24"/>
        </w:rPr>
        <w:t xml:space="preserve">We used this variable to </w:t>
      </w:r>
      <w:r>
        <w:rPr>
          <w:sz w:val="24"/>
          <w:szCs w:val="24"/>
        </w:rPr>
        <w:lastRenderedPageBreak/>
        <w:t>maximize the explanatory power of snowpack on flowering in a month when temperatures and snowpack are rapidly changing. Each of the four climate variables were not independent of each other.</w:t>
      </w:r>
    </w:p>
    <w:p w14:paraId="21DE49C3" w14:textId="55DC3E01" w:rsidR="002879A7" w:rsidRPr="00283FF5" w:rsidRDefault="002879A7" w:rsidP="002879A7">
      <w:pPr>
        <w:spacing w:line="480" w:lineRule="auto"/>
        <w:ind w:firstLine="720"/>
        <w:rPr>
          <w:ins w:id="77" w:author="Steven Travers" w:date="2021-07-23T11:01:00Z"/>
          <w:sz w:val="24"/>
          <w:szCs w:val="24"/>
        </w:rPr>
      </w:pPr>
      <w:ins w:id="78" w:author="Steven Travers" w:date="2021-07-23T11:01:00Z">
        <w:r>
          <w:rPr>
            <w:sz w:val="24"/>
            <w:szCs w:val="24"/>
          </w:rPr>
          <w:t xml:space="preserve">Because climate change has been predicted to lead to increases in both spring temperature and precipitation, we calculated mean values of three environmental variables separately for the </w:t>
        </w:r>
        <w:proofErr w:type="spellStart"/>
        <w:r>
          <w:rPr>
            <w:sz w:val="24"/>
            <w:szCs w:val="24"/>
          </w:rPr>
          <w:t>ealier</w:t>
        </w:r>
        <w:proofErr w:type="spellEnd"/>
        <w:r>
          <w:rPr>
            <w:sz w:val="24"/>
            <w:szCs w:val="24"/>
          </w:rPr>
          <w:t xml:space="preserve"> (1942-1961) and later (2012-2020) sampling periods: </w:t>
        </w:r>
      </w:ins>
      <w:ins w:id="79" w:author="Steven Travers" w:date="2021-07-23T11:02:00Z">
        <w:r>
          <w:rPr>
            <w:sz w:val="24"/>
            <w:szCs w:val="24"/>
          </w:rPr>
          <w:t xml:space="preserve">Mean spring temperature (February, March and April), Mean </w:t>
        </w:r>
        <w:proofErr w:type="gramStart"/>
        <w:r>
          <w:rPr>
            <w:sz w:val="24"/>
            <w:szCs w:val="24"/>
          </w:rPr>
          <w:t>snow pack</w:t>
        </w:r>
        <w:proofErr w:type="gramEnd"/>
        <w:r>
          <w:rPr>
            <w:sz w:val="24"/>
            <w:szCs w:val="24"/>
          </w:rPr>
          <w:t xml:space="preserve"> on March 15 and the sum of snowfall for </w:t>
        </w:r>
      </w:ins>
      <w:ins w:id="80" w:author="Steven Travers" w:date="2021-07-23T11:03:00Z">
        <w:r>
          <w:rPr>
            <w:sz w:val="24"/>
            <w:szCs w:val="24"/>
          </w:rPr>
          <w:t>the first 90 days of the year (TS</w:t>
        </w:r>
      </w:ins>
      <w:ins w:id="81" w:author="Steven Travers" w:date="2021-07-23T11:04:00Z">
        <w:r>
          <w:rPr>
            <w:sz w:val="24"/>
            <w:szCs w:val="24"/>
          </w:rPr>
          <w:t xml:space="preserve">NOW). We also calculated mean first flowering day for the two sampling periods for each species. </w:t>
        </w:r>
      </w:ins>
    </w:p>
    <w:p w14:paraId="2546791A" w14:textId="77777777" w:rsidR="002879A7" w:rsidRDefault="002879A7" w:rsidP="00374BBB">
      <w:pPr>
        <w:spacing w:line="480" w:lineRule="auto"/>
        <w:ind w:firstLine="720"/>
        <w:rPr>
          <w:sz w:val="24"/>
          <w:szCs w:val="24"/>
        </w:rPr>
      </w:pPr>
    </w:p>
    <w:p w14:paraId="1BE93F55" w14:textId="77777777" w:rsidR="00374BBB" w:rsidRPr="00283FF5" w:rsidRDefault="00374BBB" w:rsidP="00374BBB">
      <w:pPr>
        <w:pStyle w:val="Heading2"/>
        <w:spacing w:line="480" w:lineRule="auto"/>
        <w:rPr>
          <w:szCs w:val="24"/>
        </w:rPr>
      </w:pPr>
      <w:r w:rsidRPr="00283FF5">
        <w:rPr>
          <w:szCs w:val="24"/>
        </w:rPr>
        <w:t>Model development</w:t>
      </w:r>
    </w:p>
    <w:p w14:paraId="5E2F4E1C" w14:textId="21C6EF0A" w:rsidR="00374BBB" w:rsidRPr="00283FF5" w:rsidRDefault="00374BBB" w:rsidP="00374BBB">
      <w:pPr>
        <w:spacing w:after="0" w:line="480" w:lineRule="auto"/>
        <w:ind w:firstLine="720"/>
        <w:rPr>
          <w:sz w:val="24"/>
          <w:szCs w:val="24"/>
        </w:rPr>
      </w:pPr>
      <w:r>
        <w:rPr>
          <w:sz w:val="24"/>
          <w:szCs w:val="24"/>
        </w:rPr>
        <w:t xml:space="preserve">Our goal was to use Structural Equation Modelling </w:t>
      </w:r>
      <w:r>
        <w:rPr>
          <w:sz w:val="24"/>
          <w:szCs w:val="24"/>
        </w:rPr>
        <w:fldChar w:fldCharType="begin"/>
      </w:r>
      <w:r w:rsidR="001C1E5F">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Pr>
          <w:sz w:val="24"/>
          <w:szCs w:val="24"/>
        </w:rPr>
        <w:fldChar w:fldCharType="separate"/>
      </w:r>
      <w:r w:rsidR="001C1E5F">
        <w:rPr>
          <w:noProof/>
          <w:sz w:val="24"/>
          <w:szCs w:val="24"/>
        </w:rPr>
        <w:t>(Grace, 2006)</w:t>
      </w:r>
      <w:r>
        <w:rPr>
          <w:sz w:val="24"/>
          <w:szCs w:val="24"/>
        </w:rPr>
        <w:fldChar w:fldCharType="end"/>
      </w:r>
      <w:r>
        <w:rPr>
          <w:sz w:val="24"/>
          <w:szCs w:val="24"/>
        </w:rPr>
        <w:t xml:space="preserve"> to simultaneously assess the relationships between each of the four climate variables and the first flowering day (FFD) of the focal plant species, given the covarying nature of the climate variables</w:t>
      </w:r>
      <w:ins w:id="82" w:author="Steven Travers" w:date="2021-08-05T01:10:00Z">
        <w:r w:rsidR="00C677FE">
          <w:rPr>
            <w:sz w:val="24"/>
            <w:szCs w:val="24"/>
          </w:rPr>
          <w:t xml:space="preserve"> (Fig. 2</w:t>
        </w:r>
      </w:ins>
      <w:ins w:id="83" w:author="Steven Travers" w:date="2021-08-05T01:11:00Z">
        <w:r w:rsidR="00C677FE">
          <w:rPr>
            <w:sz w:val="24"/>
            <w:szCs w:val="24"/>
          </w:rPr>
          <w:t>)</w:t>
        </w:r>
      </w:ins>
      <w:r>
        <w:rPr>
          <w:sz w:val="24"/>
          <w:szCs w:val="24"/>
        </w:rPr>
        <w:t xml:space="preserve">. </w:t>
      </w:r>
      <w:r w:rsidRPr="00283FF5">
        <w:rPr>
          <w:sz w:val="24"/>
          <w:szCs w:val="24"/>
        </w:rPr>
        <w:t xml:space="preserve">We used the </w:t>
      </w:r>
      <w:proofErr w:type="spellStart"/>
      <w:r w:rsidRPr="00283FF5">
        <w:rPr>
          <w:i/>
          <w:iCs/>
          <w:sz w:val="24"/>
          <w:szCs w:val="24"/>
        </w:rPr>
        <w:t>lavaan</w:t>
      </w:r>
      <w:proofErr w:type="spellEnd"/>
      <w:r w:rsidRPr="00283FF5">
        <w:rPr>
          <w:sz w:val="24"/>
          <w:szCs w:val="24"/>
        </w:rPr>
        <w:t xml:space="preserve"> package</w:t>
      </w:r>
      <w:r>
        <w:rPr>
          <w:sz w:val="24"/>
          <w:szCs w:val="24"/>
        </w:rPr>
        <w:t xml:space="preserve"> </w:t>
      </w:r>
      <w:r>
        <w:rPr>
          <w:sz w:val="24"/>
          <w:szCs w:val="24"/>
        </w:rPr>
        <w:fldChar w:fldCharType="begin"/>
      </w:r>
      <w:r w:rsidR="001C1E5F">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Pr>
          <w:sz w:val="24"/>
          <w:szCs w:val="24"/>
        </w:rPr>
        <w:fldChar w:fldCharType="separate"/>
      </w:r>
      <w:r w:rsidR="001C1E5F">
        <w:rPr>
          <w:noProof/>
          <w:sz w:val="24"/>
          <w:szCs w:val="24"/>
        </w:rPr>
        <w:t>(Rosseel, 2012)</w:t>
      </w:r>
      <w:r>
        <w:rPr>
          <w:sz w:val="24"/>
          <w:szCs w:val="24"/>
        </w:rPr>
        <w:fldChar w:fldCharType="end"/>
      </w:r>
      <w:r w:rsidRPr="00283FF5">
        <w:rPr>
          <w:sz w:val="24"/>
          <w:szCs w:val="24"/>
        </w:rPr>
        <w:t xml:space="preserve"> in R</w:t>
      </w:r>
      <w:r>
        <w:rPr>
          <w:sz w:val="24"/>
          <w:szCs w:val="24"/>
        </w:rPr>
        <w:t xml:space="preserve"> </w:t>
      </w:r>
      <w:r>
        <w:rPr>
          <w:sz w:val="24"/>
          <w:szCs w:val="24"/>
        </w:rPr>
        <w:fldChar w:fldCharType="begin"/>
      </w:r>
      <w:r w:rsidR="001C1E5F">
        <w:rPr>
          <w:sz w:val="24"/>
          <w:szCs w:val="24"/>
        </w:rPr>
        <w:instrText xml:space="preserve"> ADDIN EN.CITE &lt;EndNote&gt;&lt;Cite&gt;&lt;Author&gt;R&lt;/Author&gt;&lt;Year&gt;2020&lt;/Year&gt;&lt;IDText&gt;R: A language and environment for statistical computing&lt;/IDText&gt;&lt;DisplayText&gt;(Team, 2020)&lt;/DisplayText&gt;&lt;record&gt;&lt;urls&gt;&lt;related-urls&gt;&lt;url&gt;https://www.R-project.org/&lt;/url&gt;&lt;/related-urls&gt;&lt;/urls&gt;&lt;titles&gt;&lt;title&gt;R: A language and environment for statistical computing&lt;/title&gt;&lt;secondary-title&gt;R Foundation for Statistical Computing&lt;/secondary-title&gt;&lt;/titles&gt;&lt;contributors&gt;&lt;authors&gt;&lt;author&gt;R Core Team&lt;/author&gt;&lt;/authors&gt;&lt;/contributors&gt;&lt;added-date format="utc"&gt;1617970685&lt;/added-date&gt;&lt;pub-location&gt;Vienna, Austria&lt;/pub-location&gt;&lt;ref-type name="Computer Program"&gt;9&lt;/ref-type&gt;&lt;dates&gt;&lt;year&gt;2020&lt;/year&gt;&lt;/dates&gt;&lt;rec-number&gt;70&lt;/rec-number&gt;&lt;last-updated-date format="utc"&gt;1617970897&lt;/last-updated-date&gt;&lt;/record&gt;&lt;/Cite&gt;&lt;/EndNote&gt;</w:instrText>
      </w:r>
      <w:r>
        <w:rPr>
          <w:sz w:val="24"/>
          <w:szCs w:val="24"/>
        </w:rPr>
        <w:fldChar w:fldCharType="separate"/>
      </w:r>
      <w:r w:rsidR="001C1E5F">
        <w:rPr>
          <w:noProof/>
          <w:sz w:val="24"/>
          <w:szCs w:val="24"/>
        </w:rPr>
        <w:t>(</w:t>
      </w:r>
      <w:r w:rsidR="00880F64">
        <w:rPr>
          <w:noProof/>
          <w:sz w:val="24"/>
          <w:szCs w:val="24"/>
        </w:rPr>
        <w:t>R Core Team</w:t>
      </w:r>
      <w:r w:rsidR="001C1E5F">
        <w:rPr>
          <w:noProof/>
          <w:sz w:val="24"/>
          <w:szCs w:val="24"/>
        </w:rPr>
        <w:t>, 2020)</w:t>
      </w:r>
      <w:r>
        <w:rPr>
          <w:sz w:val="24"/>
          <w:szCs w:val="24"/>
        </w:rPr>
        <w:fldChar w:fldCharType="end"/>
      </w:r>
      <w:r>
        <w:rPr>
          <w:sz w:val="24"/>
          <w:szCs w:val="24"/>
        </w:rPr>
        <w:t xml:space="preserve"> to incorporate</w:t>
      </w:r>
      <w:r w:rsidRPr="00283FF5">
        <w:rPr>
          <w:sz w:val="24"/>
          <w:szCs w:val="24"/>
        </w:rPr>
        <w:t xml:space="preserve"> path analysis </w:t>
      </w:r>
      <w:r>
        <w:rPr>
          <w:sz w:val="24"/>
          <w:szCs w:val="24"/>
        </w:rPr>
        <w:t>and examine</w:t>
      </w:r>
      <w:r w:rsidRPr="00283FF5">
        <w:rPr>
          <w:sz w:val="24"/>
          <w:szCs w:val="24"/>
        </w:rPr>
        <w:t xml:space="preserve"> the relationships </w:t>
      </w:r>
      <w:r>
        <w:rPr>
          <w:sz w:val="24"/>
          <w:szCs w:val="24"/>
        </w:rPr>
        <w:t>among</w:t>
      </w:r>
      <w:r w:rsidRPr="00283FF5">
        <w:rPr>
          <w:sz w:val="24"/>
          <w:szCs w:val="24"/>
        </w:rPr>
        <w:t xml:space="preserve"> the </w:t>
      </w:r>
      <w:r>
        <w:rPr>
          <w:sz w:val="24"/>
          <w:szCs w:val="24"/>
        </w:rPr>
        <w:t xml:space="preserve">climate </w:t>
      </w:r>
      <w:r w:rsidRPr="00283FF5">
        <w:rPr>
          <w:sz w:val="24"/>
          <w:szCs w:val="24"/>
        </w:rPr>
        <w:t xml:space="preserve">variables </w:t>
      </w:r>
      <w:r>
        <w:rPr>
          <w:sz w:val="24"/>
          <w:szCs w:val="24"/>
        </w:rPr>
        <w:t>and the dependence of FFD on each of the climate variables individually</w:t>
      </w:r>
      <w:r w:rsidRPr="00283FF5">
        <w:rPr>
          <w:sz w:val="24"/>
          <w:szCs w:val="24"/>
        </w:rPr>
        <w:t>. In our initial</w:t>
      </w:r>
      <w:r>
        <w:rPr>
          <w:sz w:val="24"/>
          <w:szCs w:val="24"/>
        </w:rPr>
        <w:t xml:space="preserve">, full </w:t>
      </w:r>
      <w:r w:rsidRPr="00283FF5">
        <w:rPr>
          <w:sz w:val="24"/>
          <w:szCs w:val="24"/>
        </w:rPr>
        <w:t xml:space="preserve">model, </w:t>
      </w:r>
      <w:r>
        <w:rPr>
          <w:sz w:val="24"/>
          <w:szCs w:val="24"/>
        </w:rPr>
        <w:t xml:space="preserve">we included </w:t>
      </w:r>
      <w:ins w:id="84" w:author="Steven Travers" w:date="2021-08-02T17:19:00Z">
        <w:r w:rsidR="00A06F34">
          <w:rPr>
            <w:sz w:val="24"/>
            <w:szCs w:val="24"/>
          </w:rPr>
          <w:t>ST</w:t>
        </w:r>
      </w:ins>
      <w:r w:rsidRPr="00283FF5">
        <w:rPr>
          <w:sz w:val="24"/>
          <w:szCs w:val="24"/>
        </w:rPr>
        <w:t xml:space="preserve"> and TSNOW </w:t>
      </w:r>
      <w:r>
        <w:rPr>
          <w:sz w:val="24"/>
          <w:szCs w:val="24"/>
        </w:rPr>
        <w:t>as exogenous variables and</w:t>
      </w:r>
      <w:r w:rsidRPr="00283FF5">
        <w:rPr>
          <w:sz w:val="24"/>
          <w:szCs w:val="24"/>
        </w:rPr>
        <w:t xml:space="preserve"> DOBG, SPDX, and FFD</w:t>
      </w:r>
      <w:r>
        <w:rPr>
          <w:sz w:val="24"/>
          <w:szCs w:val="24"/>
        </w:rPr>
        <w:t xml:space="preserve"> as endogenous variables (Fig. </w:t>
      </w:r>
      <w:ins w:id="85" w:author="Steven Travers" w:date="2021-07-29T21:32:00Z">
        <w:r w:rsidR="00C677FE">
          <w:rPr>
            <w:sz w:val="24"/>
            <w:szCs w:val="24"/>
          </w:rPr>
          <w:t>3</w:t>
        </w:r>
      </w:ins>
      <w:r>
        <w:rPr>
          <w:sz w:val="24"/>
          <w:szCs w:val="24"/>
        </w:rPr>
        <w:t>)</w:t>
      </w:r>
      <w:r w:rsidRPr="00283FF5">
        <w:rPr>
          <w:sz w:val="24"/>
          <w:szCs w:val="24"/>
        </w:rPr>
        <w:t>.</w:t>
      </w:r>
      <w:r>
        <w:rPr>
          <w:sz w:val="24"/>
          <w:szCs w:val="24"/>
        </w:rPr>
        <w:t xml:space="preserve"> The assumption was that FFD could have direct and indirect effects from both temperature (</w:t>
      </w:r>
      <w:ins w:id="86" w:author="Steven Travers" w:date="2021-08-02T17:19:00Z">
        <w:r w:rsidR="00A06F34">
          <w:rPr>
            <w:sz w:val="24"/>
            <w:szCs w:val="24"/>
          </w:rPr>
          <w:t>ST</w:t>
        </w:r>
      </w:ins>
      <w:r>
        <w:rPr>
          <w:sz w:val="24"/>
          <w:szCs w:val="24"/>
        </w:rPr>
        <w:t>) and winter snowfall (TSNOW), through their indirect effects on snowpack in March (SPDX) and the date at which the snow melted (DOBG).</w:t>
      </w:r>
      <w:r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Pr>
          <w:sz w:val="24"/>
          <w:szCs w:val="24"/>
        </w:rPr>
        <w:t>best compensate for</w:t>
      </w:r>
      <w:r w:rsidRPr="00283FF5">
        <w:rPr>
          <w:sz w:val="24"/>
          <w:szCs w:val="24"/>
        </w:rPr>
        <w:t xml:space="preserve"> missing </w:t>
      </w:r>
      <w:r w:rsidRPr="00283FF5">
        <w:rPr>
          <w:sz w:val="24"/>
          <w:szCs w:val="24"/>
        </w:rPr>
        <w:lastRenderedPageBreak/>
        <w:t xml:space="preserve">data points </w:t>
      </w:r>
      <w:r>
        <w:rPr>
          <w:sz w:val="24"/>
          <w:szCs w:val="24"/>
        </w:rPr>
        <w:t>over the course of the 29 years analyzed</w:t>
      </w:r>
      <w:r w:rsidRPr="00283FF5">
        <w:rPr>
          <w:sz w:val="24"/>
          <w:szCs w:val="24"/>
        </w:rPr>
        <w:t>, we applied full information maximum likelihood (FIML) estimation</w:t>
      </w:r>
      <w:r>
        <w:rPr>
          <w:sz w:val="24"/>
          <w:szCs w:val="24"/>
        </w:rPr>
        <w:t xml:space="preserve"> to determine path coefficients and model statistics</w:t>
      </w:r>
      <w:r w:rsidRPr="00283FF5">
        <w:rPr>
          <w:sz w:val="24"/>
          <w:szCs w:val="24"/>
        </w:rPr>
        <w:t xml:space="preserve">. We used regression estimates for indirect and direct effects to interpret the relationships between latent variables in each of the species. </w:t>
      </w:r>
    </w:p>
    <w:p w14:paraId="57D464C8" w14:textId="41B31E4E" w:rsidR="00374BBB" w:rsidRDefault="00374BBB" w:rsidP="00374BBB">
      <w:pPr>
        <w:spacing w:line="480" w:lineRule="auto"/>
        <w:ind w:firstLine="720"/>
        <w:rPr>
          <w:sz w:val="24"/>
          <w:szCs w:val="24"/>
        </w:rPr>
      </w:pPr>
      <w:proofErr w:type="gramStart"/>
      <w:r>
        <w:rPr>
          <w:sz w:val="24"/>
          <w:szCs w:val="24"/>
        </w:rPr>
        <w:t>In order to</w:t>
      </w:r>
      <w:proofErr w:type="gramEnd"/>
      <w:r>
        <w:rPr>
          <w:sz w:val="24"/>
          <w:szCs w:val="24"/>
        </w:rPr>
        <w:t xml:space="preserve">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Pr>
          <w:sz w:val="24"/>
          <w:szCs w:val="24"/>
        </w:rPr>
        <w:t>or</w:t>
      </w:r>
      <w:r w:rsidRPr="00283FF5">
        <w:rPr>
          <w:sz w:val="24"/>
          <w:szCs w:val="24"/>
        </w:rPr>
        <w:t xml:space="preserve"> </w:t>
      </w:r>
      <w:ins w:id="87" w:author="Steven Travers" w:date="2021-08-02T17:20:00Z">
        <w:r w:rsidR="00A06F34">
          <w:rPr>
            <w:sz w:val="24"/>
            <w:szCs w:val="24"/>
          </w:rPr>
          <w:t>ST</w:t>
        </w:r>
      </w:ins>
      <w:r>
        <w:rPr>
          <w:sz w:val="24"/>
          <w:szCs w:val="24"/>
        </w:rPr>
        <w:t xml:space="preserve">.  After using the </w:t>
      </w:r>
      <w:proofErr w:type="spellStart"/>
      <w:r w:rsidRPr="00502FF4">
        <w:rPr>
          <w:i/>
          <w:iCs/>
          <w:sz w:val="24"/>
          <w:szCs w:val="24"/>
        </w:rPr>
        <w:t>lavaan</w:t>
      </w:r>
      <w:proofErr w:type="spellEnd"/>
      <w:r>
        <w:rPr>
          <w:sz w:val="24"/>
          <w:szCs w:val="24"/>
        </w:rPr>
        <w:t xml:space="preserve"> program to conduct path analyses of the three reduced models, w</w:t>
      </w:r>
      <w:r w:rsidRPr="00283FF5">
        <w:rPr>
          <w:sz w:val="24"/>
          <w:szCs w:val="24"/>
        </w:rPr>
        <w:t>e used Akaike Information Criterion (AIC) to select the model</w:t>
      </w:r>
      <w:r>
        <w:rPr>
          <w:sz w:val="24"/>
          <w:szCs w:val="24"/>
        </w:rPr>
        <w:t xml:space="preserve"> of the four</w:t>
      </w:r>
      <w:r w:rsidRPr="00283FF5">
        <w:rPr>
          <w:sz w:val="24"/>
          <w:szCs w:val="24"/>
        </w:rPr>
        <w:t xml:space="preserve"> that best represented the data</w:t>
      </w:r>
      <w:r>
        <w:rPr>
          <w:sz w:val="24"/>
          <w:szCs w:val="24"/>
        </w:rPr>
        <w:t xml:space="preserve">, based on the lowest AIC value. </w:t>
      </w:r>
    </w:p>
    <w:p w14:paraId="0A2B39FB" w14:textId="77777777" w:rsidR="00374BBB" w:rsidRPr="00283FF5" w:rsidRDefault="00374BBB" w:rsidP="00374BBB">
      <w:pPr>
        <w:pStyle w:val="Heading1"/>
        <w:spacing w:line="480" w:lineRule="auto"/>
        <w:rPr>
          <w:szCs w:val="24"/>
        </w:rPr>
      </w:pPr>
      <w:r w:rsidRPr="00283FF5">
        <w:rPr>
          <w:szCs w:val="24"/>
        </w:rPr>
        <w:t>Results</w:t>
      </w:r>
    </w:p>
    <w:p w14:paraId="375C062F" w14:textId="77777777" w:rsidR="00374BBB" w:rsidRPr="00283FF5" w:rsidRDefault="00374BBB" w:rsidP="00374BBB">
      <w:pPr>
        <w:pStyle w:val="Heading2"/>
        <w:spacing w:line="480" w:lineRule="auto"/>
        <w:rPr>
          <w:szCs w:val="24"/>
        </w:rPr>
      </w:pPr>
      <w:r w:rsidRPr="00283FF5">
        <w:rPr>
          <w:szCs w:val="24"/>
        </w:rPr>
        <w:t>Variation in first flowering day (FFD)</w:t>
      </w:r>
    </w:p>
    <w:p w14:paraId="60661529" w14:textId="08491E60" w:rsidR="00374BBB" w:rsidRDefault="00374BBB" w:rsidP="00374BBB">
      <w:pPr>
        <w:spacing w:line="480" w:lineRule="auto"/>
        <w:ind w:firstLine="720"/>
        <w:rPr>
          <w:ins w:id="88" w:author="Steven Travers" w:date="2021-07-23T10:38:00Z"/>
          <w:sz w:val="24"/>
          <w:szCs w:val="24"/>
        </w:rPr>
      </w:pPr>
      <w:r w:rsidRPr="00283FF5">
        <w:rPr>
          <w:sz w:val="24"/>
          <w:szCs w:val="24"/>
        </w:rPr>
        <w:t xml:space="preserve">We identified 24 flowering plant species in the Stevens Data set that met the criteria for analysis described in the methods. </w:t>
      </w:r>
      <w:r>
        <w:rPr>
          <w:sz w:val="24"/>
          <w:szCs w:val="24"/>
        </w:rPr>
        <w:t xml:space="preserve">None of the species were observed in every year of the survey; sample size by species ranged from 5 to 13. </w:t>
      </w:r>
      <w:r w:rsidRPr="00283FF5">
        <w:rPr>
          <w:sz w:val="24"/>
          <w:szCs w:val="24"/>
        </w:rPr>
        <w:t xml:space="preserve"> The first flowering day (FFD) varie</w:t>
      </w:r>
      <w:r>
        <w:rPr>
          <w:sz w:val="24"/>
          <w:szCs w:val="24"/>
        </w:rPr>
        <w:t>d</w:t>
      </w:r>
      <w:r w:rsidRPr="00283FF5">
        <w:rPr>
          <w:sz w:val="24"/>
          <w:szCs w:val="24"/>
        </w:rPr>
        <w:t xml:space="preserve"> extensively both among years within a species and among species. Median FFD varied across the species from a low of </w:t>
      </w:r>
      <w:ins w:id="89" w:author="Steven Travers" w:date="2021-07-29T12:01:00Z">
        <w:r w:rsidR="0048680F">
          <w:rPr>
            <w:sz w:val="24"/>
            <w:szCs w:val="24"/>
          </w:rPr>
          <w:t>123 (May 2)</w:t>
        </w:r>
        <w:r w:rsidR="0048680F" w:rsidRPr="000B3163">
          <w:rPr>
            <w:sz w:val="24"/>
            <w:szCs w:val="24"/>
          </w:rPr>
          <w:t xml:space="preserve"> </w:t>
        </w:r>
      </w:ins>
      <w:r w:rsidRPr="000B3163">
        <w:rPr>
          <w:sz w:val="24"/>
          <w:szCs w:val="24"/>
        </w:rPr>
        <w:t xml:space="preserve">to a high of </w:t>
      </w:r>
      <w:r>
        <w:rPr>
          <w:sz w:val="24"/>
          <w:szCs w:val="24"/>
        </w:rPr>
        <w:t>206</w:t>
      </w:r>
      <w:r w:rsidRPr="00283FF5">
        <w:rPr>
          <w:sz w:val="24"/>
          <w:szCs w:val="24"/>
        </w:rPr>
        <w:t xml:space="preserve"> </w:t>
      </w:r>
      <w:ins w:id="90" w:author="Steven Travers" w:date="2021-07-29T12:01:00Z">
        <w:r w:rsidR="0048680F">
          <w:rPr>
            <w:sz w:val="24"/>
            <w:szCs w:val="24"/>
          </w:rPr>
          <w:t xml:space="preserve">(July 24) </w:t>
        </w:r>
      </w:ins>
      <w:r w:rsidRPr="00283FF5">
        <w:rPr>
          <w:sz w:val="24"/>
          <w:szCs w:val="24"/>
        </w:rPr>
        <w:t xml:space="preserve">and </w:t>
      </w:r>
      <w:proofErr w:type="gramStart"/>
      <w:r w:rsidRPr="00283FF5">
        <w:rPr>
          <w:sz w:val="24"/>
          <w:szCs w:val="24"/>
        </w:rPr>
        <w:t>included early,</w:t>
      </w:r>
      <w:proofErr w:type="gramEnd"/>
      <w:r w:rsidRPr="00283FF5">
        <w:rPr>
          <w:sz w:val="24"/>
          <w:szCs w:val="24"/>
        </w:rPr>
        <w:t xml:space="preserve"> mid, and late spring flowering species (Fig. </w:t>
      </w:r>
      <w:ins w:id="91" w:author="Steven Travers" w:date="2021-07-29T21:34:00Z">
        <w:r w:rsidR="00C677FE">
          <w:rPr>
            <w:sz w:val="24"/>
            <w:szCs w:val="24"/>
          </w:rPr>
          <w:t>4</w:t>
        </w:r>
      </w:ins>
      <w:r>
        <w:rPr>
          <w:sz w:val="24"/>
          <w:szCs w:val="24"/>
        </w:rPr>
        <w:t>).</w:t>
      </w:r>
    </w:p>
    <w:p w14:paraId="29E6EDBA" w14:textId="3CAE3AA6" w:rsidR="00186253" w:rsidRPr="00283FF5" w:rsidRDefault="00186253" w:rsidP="00374BBB">
      <w:pPr>
        <w:spacing w:line="480" w:lineRule="auto"/>
        <w:ind w:firstLine="720"/>
        <w:rPr>
          <w:sz w:val="24"/>
          <w:szCs w:val="24"/>
        </w:rPr>
      </w:pPr>
      <w:ins w:id="92" w:author="Steven Travers" w:date="2021-07-23T10:38:00Z">
        <w:r>
          <w:rPr>
            <w:sz w:val="24"/>
            <w:szCs w:val="24"/>
          </w:rPr>
          <w:t>Estimates of mean FFD in the first sampling season (</w:t>
        </w:r>
      </w:ins>
      <w:ins w:id="93" w:author="Steven Travers" w:date="2021-07-23T11:24:00Z">
        <w:r w:rsidR="00624003">
          <w:rPr>
            <w:sz w:val="24"/>
            <w:szCs w:val="24"/>
          </w:rPr>
          <w:t>1942-1961</w:t>
        </w:r>
      </w:ins>
      <w:ins w:id="94" w:author="Steven Travers" w:date="2021-07-23T10:38:00Z">
        <w:r>
          <w:rPr>
            <w:sz w:val="24"/>
            <w:szCs w:val="24"/>
          </w:rPr>
          <w:t xml:space="preserve">) and the second sampling season </w:t>
        </w:r>
      </w:ins>
      <w:ins w:id="95" w:author="Steven Travers" w:date="2021-07-23T10:40:00Z">
        <w:r>
          <w:rPr>
            <w:sz w:val="24"/>
            <w:szCs w:val="24"/>
          </w:rPr>
          <w:t>(</w:t>
        </w:r>
      </w:ins>
      <w:ins w:id="96" w:author="Steven Travers" w:date="2021-07-23T11:24:00Z">
        <w:r w:rsidR="00624003">
          <w:rPr>
            <w:sz w:val="24"/>
            <w:szCs w:val="24"/>
          </w:rPr>
          <w:t>2012-2020</w:t>
        </w:r>
      </w:ins>
      <w:ins w:id="97" w:author="Steven Travers" w:date="2021-07-23T10:40:00Z">
        <w:r>
          <w:rPr>
            <w:sz w:val="24"/>
            <w:szCs w:val="24"/>
          </w:rPr>
          <w:t xml:space="preserve">) </w:t>
        </w:r>
      </w:ins>
      <w:ins w:id="98" w:author="Steven Travers" w:date="2021-07-23T10:38:00Z">
        <w:r>
          <w:rPr>
            <w:sz w:val="24"/>
            <w:szCs w:val="24"/>
          </w:rPr>
          <w:t>indicated shifts in the flowering time of species with over time</w:t>
        </w:r>
      </w:ins>
      <w:ins w:id="99" w:author="Steven Travers" w:date="2021-07-23T10:40:00Z">
        <w:r>
          <w:rPr>
            <w:sz w:val="24"/>
            <w:szCs w:val="24"/>
          </w:rPr>
          <w:t xml:space="preserve"> (Table </w:t>
        </w:r>
        <w:r w:rsidR="00624003">
          <w:rPr>
            <w:sz w:val="24"/>
            <w:szCs w:val="24"/>
          </w:rPr>
          <w:t>1</w:t>
        </w:r>
        <w:r>
          <w:rPr>
            <w:sz w:val="24"/>
            <w:szCs w:val="24"/>
          </w:rPr>
          <w:t>)</w:t>
        </w:r>
      </w:ins>
      <w:ins w:id="100" w:author="Steven Travers" w:date="2021-07-23T10:38:00Z">
        <w:r>
          <w:rPr>
            <w:sz w:val="24"/>
            <w:szCs w:val="24"/>
          </w:rPr>
          <w:t>.</w:t>
        </w:r>
      </w:ins>
      <w:ins w:id="101" w:author="Steven Travers" w:date="2021-07-23T10:40:00Z">
        <w:r>
          <w:rPr>
            <w:sz w:val="24"/>
            <w:szCs w:val="24"/>
          </w:rPr>
          <w:t xml:space="preserve"> </w:t>
        </w:r>
      </w:ins>
      <w:ins w:id="102" w:author="Steven Travers" w:date="2021-07-23T10:41:00Z">
        <w:r>
          <w:rPr>
            <w:sz w:val="24"/>
            <w:szCs w:val="24"/>
          </w:rPr>
          <w:t xml:space="preserve">Eleven of 17 species shifted earlier in their flowering with a maximum of over two weeks for </w:t>
        </w:r>
        <w:r w:rsidRPr="00756A4C">
          <w:rPr>
            <w:i/>
            <w:sz w:val="24"/>
            <w:szCs w:val="24"/>
            <w:rPrChange w:id="103" w:author="Steven Travers" w:date="2021-07-23T11:59:00Z">
              <w:rPr>
                <w:sz w:val="24"/>
                <w:szCs w:val="24"/>
              </w:rPr>
            </w:rPrChange>
          </w:rPr>
          <w:t xml:space="preserve">Ranunculus </w:t>
        </w:r>
      </w:ins>
      <w:proofErr w:type="spellStart"/>
      <w:ins w:id="104" w:author="Steven Travers" w:date="2021-07-23T10:42:00Z">
        <w:r w:rsidRPr="00756A4C">
          <w:rPr>
            <w:i/>
            <w:sz w:val="24"/>
            <w:szCs w:val="24"/>
            <w:rPrChange w:id="105" w:author="Steven Travers" w:date="2021-07-23T11:59:00Z">
              <w:rPr>
                <w:sz w:val="24"/>
                <w:szCs w:val="24"/>
              </w:rPr>
            </w:rPrChange>
          </w:rPr>
          <w:t>rhomboid</w:t>
        </w:r>
      </w:ins>
      <w:ins w:id="106" w:author="Steven Travers" w:date="2021-07-23T11:59:00Z">
        <w:r w:rsidR="00756A4C">
          <w:rPr>
            <w:i/>
            <w:sz w:val="24"/>
            <w:szCs w:val="24"/>
          </w:rPr>
          <w:t>e</w:t>
        </w:r>
      </w:ins>
      <w:ins w:id="107" w:author="Steven Travers" w:date="2021-07-23T10:42:00Z">
        <w:r w:rsidRPr="00756A4C">
          <w:rPr>
            <w:i/>
            <w:sz w:val="24"/>
            <w:szCs w:val="24"/>
            <w:rPrChange w:id="108" w:author="Steven Travers" w:date="2021-07-23T11:59:00Z">
              <w:rPr>
                <w:sz w:val="24"/>
                <w:szCs w:val="24"/>
              </w:rPr>
            </w:rPrChange>
          </w:rPr>
          <w:t>s</w:t>
        </w:r>
      </w:ins>
      <w:proofErr w:type="spellEnd"/>
      <w:ins w:id="109" w:author="Steven Travers" w:date="2021-07-23T10:41:00Z">
        <w:r>
          <w:rPr>
            <w:sz w:val="24"/>
            <w:szCs w:val="24"/>
          </w:rPr>
          <w:t>.</w:t>
        </w:r>
      </w:ins>
      <w:ins w:id="110" w:author="Steven Travers" w:date="2021-07-23T10:42:00Z">
        <w:r>
          <w:rPr>
            <w:sz w:val="24"/>
            <w:szCs w:val="24"/>
          </w:rPr>
          <w:t xml:space="preserve"> The rema</w:t>
        </w:r>
        <w:r w:rsidR="00756A4C">
          <w:rPr>
            <w:sz w:val="24"/>
            <w:szCs w:val="24"/>
          </w:rPr>
          <w:t xml:space="preserve">ining six species either did not </w:t>
        </w:r>
        <w:r>
          <w:rPr>
            <w:sz w:val="24"/>
            <w:szCs w:val="24"/>
          </w:rPr>
          <w:t>shift mean flowering time or shifted to flowering later (</w:t>
        </w:r>
      </w:ins>
      <w:proofErr w:type="gramStart"/>
      <w:ins w:id="111" w:author="Steven Travers" w:date="2021-07-23T10:43:00Z">
        <w:r>
          <w:rPr>
            <w:sz w:val="24"/>
            <w:szCs w:val="24"/>
          </w:rPr>
          <w:t>e.g.</w:t>
        </w:r>
        <w:proofErr w:type="gramEnd"/>
        <w:r>
          <w:rPr>
            <w:sz w:val="24"/>
            <w:szCs w:val="24"/>
          </w:rPr>
          <w:t xml:space="preserve"> two weeks for </w:t>
        </w:r>
        <w:proofErr w:type="spellStart"/>
        <w:r w:rsidRPr="00756A4C">
          <w:rPr>
            <w:i/>
            <w:sz w:val="24"/>
            <w:szCs w:val="24"/>
            <w:rPrChange w:id="112" w:author="Steven Travers" w:date="2021-07-23T11:59:00Z">
              <w:rPr>
                <w:sz w:val="24"/>
                <w:szCs w:val="24"/>
              </w:rPr>
            </w:rPrChange>
          </w:rPr>
          <w:t>Oxytropis</w:t>
        </w:r>
        <w:proofErr w:type="spellEnd"/>
        <w:r w:rsidRPr="00756A4C">
          <w:rPr>
            <w:i/>
            <w:sz w:val="24"/>
            <w:szCs w:val="24"/>
            <w:rPrChange w:id="113" w:author="Steven Travers" w:date="2021-07-23T11:59:00Z">
              <w:rPr>
                <w:sz w:val="24"/>
                <w:szCs w:val="24"/>
              </w:rPr>
            </w:rPrChange>
          </w:rPr>
          <w:t xml:space="preserve"> </w:t>
        </w:r>
        <w:proofErr w:type="spellStart"/>
        <w:r w:rsidRPr="00756A4C">
          <w:rPr>
            <w:i/>
            <w:sz w:val="24"/>
            <w:szCs w:val="24"/>
            <w:rPrChange w:id="114" w:author="Steven Travers" w:date="2021-07-23T11:59:00Z">
              <w:rPr>
                <w:sz w:val="24"/>
                <w:szCs w:val="24"/>
              </w:rPr>
            </w:rPrChange>
          </w:rPr>
          <w:t>lambertii</w:t>
        </w:r>
        <w:proofErr w:type="spellEnd"/>
        <w:r>
          <w:rPr>
            <w:sz w:val="24"/>
            <w:szCs w:val="24"/>
          </w:rPr>
          <w:t xml:space="preserve">). Concurrently, </w:t>
        </w:r>
      </w:ins>
      <w:ins w:id="115" w:author="Steven Travers" w:date="2021-07-23T10:38:00Z">
        <w:r w:rsidR="006815CB">
          <w:rPr>
            <w:sz w:val="24"/>
            <w:szCs w:val="24"/>
          </w:rPr>
          <w:t xml:space="preserve">both </w:t>
        </w:r>
        <w:r w:rsidR="006815CB">
          <w:rPr>
            <w:sz w:val="24"/>
            <w:szCs w:val="24"/>
          </w:rPr>
          <w:lastRenderedPageBreak/>
          <w:t>temperature and precipitation changed as predicted</w:t>
        </w:r>
      </w:ins>
      <w:ins w:id="116" w:author="Steven Travers" w:date="2021-07-23T10:44:00Z">
        <w:r w:rsidR="00756A4C">
          <w:rPr>
            <w:sz w:val="24"/>
            <w:szCs w:val="24"/>
          </w:rPr>
          <w:t xml:space="preserve"> (Table </w:t>
        </w:r>
      </w:ins>
      <w:ins w:id="117" w:author="Steven Travers" w:date="2021-07-23T11:59:00Z">
        <w:r w:rsidR="00756A4C">
          <w:rPr>
            <w:sz w:val="24"/>
            <w:szCs w:val="24"/>
          </w:rPr>
          <w:t>1</w:t>
        </w:r>
      </w:ins>
      <w:ins w:id="118" w:author="Steven Travers" w:date="2021-07-23T10:44:00Z">
        <w:r w:rsidR="006815CB">
          <w:rPr>
            <w:sz w:val="24"/>
            <w:szCs w:val="24"/>
          </w:rPr>
          <w:t>)</w:t>
        </w:r>
      </w:ins>
      <w:ins w:id="119" w:author="Steven Travers" w:date="2021-07-23T10:38:00Z">
        <w:r w:rsidR="006815CB">
          <w:rPr>
            <w:sz w:val="24"/>
            <w:szCs w:val="24"/>
          </w:rPr>
          <w:t xml:space="preserve">.  </w:t>
        </w:r>
      </w:ins>
      <w:ins w:id="120" w:author="Steven Travers" w:date="2021-07-23T10:44:00Z">
        <w:r w:rsidR="006815CB">
          <w:rPr>
            <w:sz w:val="24"/>
            <w:szCs w:val="24"/>
          </w:rPr>
          <w:t>The mean spring temperature increased 41% between the two time periods</w:t>
        </w:r>
      </w:ins>
      <w:ins w:id="121" w:author="Steven Travers" w:date="2021-07-23T10:45:00Z">
        <w:r w:rsidR="00C332C1">
          <w:rPr>
            <w:sz w:val="24"/>
            <w:szCs w:val="24"/>
          </w:rPr>
          <w:t xml:space="preserve">. Winter precipitation also increased as indicated by a 51% increase in mid-March snowpack and a 43% increase in total snowfall. </w:t>
        </w:r>
      </w:ins>
    </w:p>
    <w:p w14:paraId="4746A8CD" w14:textId="77777777" w:rsidR="00374BBB" w:rsidRPr="00283FF5" w:rsidRDefault="00374BBB" w:rsidP="00374BBB">
      <w:pPr>
        <w:pStyle w:val="Heading2"/>
        <w:spacing w:line="480" w:lineRule="auto"/>
        <w:rPr>
          <w:szCs w:val="24"/>
        </w:rPr>
      </w:pPr>
      <w:r w:rsidRPr="00283FF5">
        <w:rPr>
          <w:szCs w:val="24"/>
        </w:rPr>
        <w:t>Model selection</w:t>
      </w:r>
    </w:p>
    <w:p w14:paraId="7CC69151" w14:textId="47C4F541" w:rsidR="00374BBB" w:rsidRPr="00FA755C" w:rsidRDefault="00374BBB" w:rsidP="00374BBB">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Pr>
          <w:i w:val="0"/>
          <w:iCs/>
          <w:szCs w:val="24"/>
        </w:rPr>
        <w:t>. This indicates</w:t>
      </w:r>
      <w:r w:rsidRPr="00FA755C">
        <w:rPr>
          <w:i w:val="0"/>
          <w:iCs/>
          <w:szCs w:val="24"/>
        </w:rPr>
        <w:t xml:space="preserve"> that the influence of temperature and snowfall on flowering date was relatively </w:t>
      </w:r>
      <w:ins w:id="122" w:author="Steven Travers" w:date="2021-07-29T12:02:00Z">
        <w:r w:rsidR="00C66687">
          <w:rPr>
            <w:i w:val="0"/>
            <w:iCs/>
            <w:szCs w:val="24"/>
          </w:rPr>
          <w:t>negligible</w:t>
        </w:r>
        <w:r w:rsidR="00C66687" w:rsidRPr="00FA755C">
          <w:rPr>
            <w:i w:val="0"/>
            <w:iCs/>
            <w:szCs w:val="24"/>
          </w:rPr>
          <w:t xml:space="preserve"> </w:t>
        </w:r>
      </w:ins>
      <w:r w:rsidRPr="00FA755C">
        <w:rPr>
          <w:i w:val="0"/>
          <w:iCs/>
          <w:szCs w:val="24"/>
        </w:rPr>
        <w:t xml:space="preserve">through an indirect effect on when the ground first became bare of snow each spring. </w:t>
      </w:r>
    </w:p>
    <w:p w14:paraId="68C1D040" w14:textId="22C1E73E" w:rsidR="00374BBB" w:rsidRPr="00283FF5" w:rsidRDefault="00374BBB" w:rsidP="00374BBB">
      <w:pPr>
        <w:spacing w:line="480" w:lineRule="auto"/>
        <w:rPr>
          <w:sz w:val="24"/>
          <w:szCs w:val="24"/>
        </w:rPr>
      </w:pPr>
      <w:r w:rsidRPr="00283FF5">
        <w:rPr>
          <w:sz w:val="24"/>
          <w:szCs w:val="24"/>
        </w:rPr>
        <w:tab/>
      </w:r>
      <w:ins w:id="123" w:author="Steven Travers" w:date="2021-08-02T17:23:00Z">
        <w:r w:rsidR="00A06F34" w:rsidRPr="00283FF5">
          <w:rPr>
            <w:sz w:val="24"/>
            <w:szCs w:val="24"/>
          </w:rPr>
          <w:t>Based on the chi</w:t>
        </w:r>
        <w:r w:rsidR="00A06F34">
          <w:rPr>
            <w:sz w:val="24"/>
            <w:szCs w:val="24"/>
          </w:rPr>
          <w:t>-</w:t>
        </w:r>
        <w:r w:rsidR="00A06F34" w:rsidRPr="00283FF5">
          <w:rPr>
            <w:sz w:val="24"/>
            <w:szCs w:val="24"/>
          </w:rPr>
          <w:t xml:space="preserve">squared </w:t>
        </w:r>
        <w:r w:rsidR="00A06F34" w:rsidRPr="002D6834">
          <w:rPr>
            <w:sz w:val="24"/>
            <w:szCs w:val="24"/>
          </w:rPr>
          <w:t xml:space="preserve">statistic estimating goodness of fit </w:t>
        </w:r>
        <w:r w:rsidR="00A06F34" w:rsidRPr="002D6834">
          <w:rPr>
            <w:sz w:val="24"/>
            <w:szCs w:val="24"/>
          </w:rPr>
          <w:fldChar w:fldCharType="begin"/>
        </w:r>
        <w:r w:rsidR="00A06F34">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A06F34" w:rsidRPr="002D6834">
          <w:rPr>
            <w:sz w:val="24"/>
            <w:szCs w:val="24"/>
          </w:rPr>
          <w:fldChar w:fldCharType="separate"/>
        </w:r>
        <w:r w:rsidR="00A06F34">
          <w:rPr>
            <w:noProof/>
            <w:sz w:val="24"/>
            <w:szCs w:val="24"/>
          </w:rPr>
          <w:t>(Grace, 2006)</w:t>
        </w:r>
        <w:r w:rsidR="00A06F34" w:rsidRPr="002D6834">
          <w:rPr>
            <w:sz w:val="24"/>
            <w:szCs w:val="24"/>
          </w:rPr>
          <w:fldChar w:fldCharType="end"/>
        </w:r>
        <w:r w:rsidR="00A06F34" w:rsidRPr="002D6834">
          <w:rPr>
            <w:sz w:val="24"/>
            <w:szCs w:val="24"/>
          </w:rPr>
          <w:t xml:space="preserve"> (</w:t>
        </w:r>
        <w:proofErr w:type="spellStart"/>
        <w:r w:rsidR="00A06F34" w:rsidRPr="002D6834">
          <w:rPr>
            <w:i/>
            <w:iCs/>
            <w:sz w:val="24"/>
            <w:szCs w:val="24"/>
          </w:rPr>
          <w:t>lavaan</w:t>
        </w:r>
        <w:proofErr w:type="spellEnd"/>
        <w:r w:rsidR="00A06F34" w:rsidRPr="002D6834">
          <w:rPr>
            <w:i/>
            <w:iCs/>
            <w:sz w:val="24"/>
            <w:szCs w:val="24"/>
          </w:rPr>
          <w:t>)</w:t>
        </w:r>
        <w:r w:rsidR="00A06F34" w:rsidRPr="002D6834">
          <w:rPr>
            <w:sz w:val="24"/>
            <w:szCs w:val="24"/>
          </w:rPr>
          <w:t>, the reduced model was a good representation</w:t>
        </w:r>
        <w:r w:rsidR="00A06F34" w:rsidRPr="00283FF5">
          <w:rPr>
            <w:sz w:val="24"/>
            <w:szCs w:val="24"/>
          </w:rPr>
          <w:t xml:space="preserve"> of the </w:t>
        </w:r>
        <w:r w:rsidR="00A06F34">
          <w:rPr>
            <w:sz w:val="24"/>
            <w:szCs w:val="24"/>
          </w:rPr>
          <w:t>relationships among the exogenous and endogenous variables (</w:t>
        </w:r>
        <w:r w:rsidR="00A06F34">
          <w:rPr>
            <w:rFonts w:cs="Times New Roman"/>
            <w:sz w:val="24"/>
            <w:szCs w:val="24"/>
          </w:rPr>
          <w:t>χ</w:t>
        </w:r>
        <w:r w:rsidR="00A06F34">
          <w:rPr>
            <w:sz w:val="24"/>
            <w:szCs w:val="24"/>
            <w:vertAlign w:val="superscript"/>
          </w:rPr>
          <w:t>2</w:t>
        </w:r>
        <w:r w:rsidR="00A06F34">
          <w:rPr>
            <w:sz w:val="24"/>
            <w:szCs w:val="24"/>
          </w:rPr>
          <w:t xml:space="preserve"> p-value &gt; 0.05)</w:t>
        </w:r>
        <w:r w:rsidR="00A06F34" w:rsidRPr="00283FF5">
          <w:rPr>
            <w:sz w:val="24"/>
            <w:szCs w:val="24"/>
          </w:rPr>
          <w:t xml:space="preserve"> for </w:t>
        </w:r>
        <w:r w:rsidR="00A06F34">
          <w:rPr>
            <w:sz w:val="24"/>
            <w:szCs w:val="24"/>
          </w:rPr>
          <w:t>15 of the 24 (Table 3)</w:t>
        </w:r>
        <w:r w:rsidR="00A06F34" w:rsidRPr="00283FF5">
          <w:rPr>
            <w:sz w:val="24"/>
            <w:szCs w:val="24"/>
          </w:rPr>
          <w:t xml:space="preserve">. </w:t>
        </w:r>
        <w:r w:rsidR="00A06F34">
          <w:rPr>
            <w:sz w:val="24"/>
            <w:szCs w:val="24"/>
          </w:rPr>
          <w:t xml:space="preserve"> For another fit index (CFI), the model was a good fit (&gt; 0.95) for 14 of the 24 species (Table 3). All species were included in our analysis.</w:t>
        </w:r>
      </w:ins>
    </w:p>
    <w:p w14:paraId="22E92E3E" w14:textId="354BDCAB" w:rsidR="00550FED" w:rsidRPr="00E87C27" w:rsidRDefault="00550FED" w:rsidP="00550FED">
      <w:pPr>
        <w:spacing w:line="480" w:lineRule="auto"/>
        <w:ind w:firstLine="720"/>
        <w:rPr>
          <w:ins w:id="124" w:author="Steven Travers" w:date="2021-08-03T15:46:00Z"/>
          <w:sz w:val="24"/>
          <w:szCs w:val="24"/>
        </w:rPr>
      </w:pPr>
      <w:ins w:id="125" w:author="Steven Travers" w:date="2021-08-03T15:46:00Z">
        <w:r>
          <w:rPr>
            <w:sz w:val="24"/>
            <w:szCs w:val="24"/>
          </w:rPr>
          <w:t xml:space="preserve">The results of path analysis are presented in </w:t>
        </w:r>
        <w:r w:rsidR="00A32A12">
          <w:rPr>
            <w:sz w:val="24"/>
            <w:szCs w:val="24"/>
          </w:rPr>
          <w:t>Figure 6</w:t>
        </w:r>
        <w:r>
          <w:rPr>
            <w:sz w:val="24"/>
            <w:szCs w:val="24"/>
          </w:rPr>
          <w:t xml:space="preserve">, showing direct effects, and Table </w:t>
        </w:r>
      </w:ins>
      <w:ins w:id="126" w:author="Emma Chandler" w:date="2021-08-11T08:48:00Z">
        <w:r w:rsidR="00403916">
          <w:rPr>
            <w:sz w:val="24"/>
            <w:szCs w:val="24"/>
          </w:rPr>
          <w:t>2</w:t>
        </w:r>
      </w:ins>
      <w:ins w:id="127" w:author="Steven Travers" w:date="2021-08-03T15:46:00Z">
        <w:del w:id="128" w:author="Emma Chandler" w:date="2021-08-11T08:48:00Z">
          <w:r w:rsidDel="00403916">
            <w:rPr>
              <w:sz w:val="24"/>
              <w:szCs w:val="24"/>
            </w:rPr>
            <w:delText>1</w:delText>
          </w:r>
        </w:del>
        <w:r>
          <w:rPr>
            <w:sz w:val="24"/>
            <w:szCs w:val="24"/>
          </w:rPr>
          <w:t>, showing indirect effects,</w:t>
        </w:r>
        <w:r w:rsidRPr="00E87C27">
          <w:rPr>
            <w:sz w:val="24"/>
            <w:szCs w:val="24"/>
          </w:rPr>
          <w:t xml:space="preserve"> for each species arranged by order of seasonal flowering sequence. The direct relationship between </w:t>
        </w:r>
        <w:r>
          <w:rPr>
            <w:sz w:val="24"/>
            <w:szCs w:val="24"/>
          </w:rPr>
          <w:t>ST</w:t>
        </w:r>
        <w:r w:rsidRPr="00E87C27">
          <w:rPr>
            <w:sz w:val="24"/>
            <w:szCs w:val="24"/>
          </w:rPr>
          <w:t xml:space="preserve"> and FFD was significant in 12 out of </w:t>
        </w:r>
        <w:r>
          <w:rPr>
            <w:sz w:val="24"/>
            <w:szCs w:val="24"/>
          </w:rPr>
          <w:t xml:space="preserve">24 </w:t>
        </w:r>
        <w:r w:rsidRPr="00E87C27">
          <w:rPr>
            <w:sz w:val="24"/>
            <w:szCs w:val="24"/>
          </w:rPr>
          <w:t xml:space="preserve">species analyzed suggesting an important role of temperature in determining flowering time for </w:t>
        </w:r>
        <w:proofErr w:type="gramStart"/>
        <w:r w:rsidRPr="00E87C27">
          <w:rPr>
            <w:sz w:val="24"/>
            <w:szCs w:val="24"/>
          </w:rPr>
          <w:t>a majority of</w:t>
        </w:r>
        <w:proofErr w:type="gramEnd"/>
        <w:r w:rsidRPr="00E87C27">
          <w:rPr>
            <w:sz w:val="24"/>
            <w:szCs w:val="24"/>
          </w:rPr>
          <w:t xml:space="preserve"> species. All twelve species with significant </w:t>
        </w:r>
        <w:r>
          <w:rPr>
            <w:sz w:val="24"/>
            <w:szCs w:val="24"/>
          </w:rPr>
          <w:t>ST</w:t>
        </w:r>
        <w:r w:rsidRPr="00E87C27">
          <w:rPr>
            <w:sz w:val="24"/>
            <w:szCs w:val="24"/>
          </w:rPr>
          <w:t xml:space="preserve"> effects had </w:t>
        </w:r>
        <w:r>
          <w:rPr>
            <w:sz w:val="24"/>
            <w:szCs w:val="24"/>
          </w:rPr>
          <w:t>negative regression</w:t>
        </w:r>
        <w:r w:rsidRPr="00E87C27">
          <w:rPr>
            <w:sz w:val="24"/>
            <w:szCs w:val="24"/>
          </w:rPr>
          <w:t xml:space="preserve"> coefficients, indicating that warmer temperatures earlier in the year led to earlier flowering.  </w:t>
        </w:r>
        <w:r>
          <w:rPr>
            <w:sz w:val="24"/>
            <w:szCs w:val="24"/>
          </w:rPr>
          <w:t>Most species with a significant relationship between</w:t>
        </w:r>
        <w:r w:rsidRPr="00E87C27">
          <w:rPr>
            <w:sz w:val="24"/>
            <w:szCs w:val="24"/>
          </w:rPr>
          <w:t xml:space="preserve"> </w:t>
        </w:r>
        <w:r>
          <w:rPr>
            <w:sz w:val="24"/>
            <w:szCs w:val="24"/>
          </w:rPr>
          <w:t>ST</w:t>
        </w:r>
        <w:r w:rsidRPr="00E87C27">
          <w:rPr>
            <w:sz w:val="24"/>
            <w:szCs w:val="24"/>
          </w:rPr>
          <w:t xml:space="preserve"> and FFD</w:t>
        </w:r>
        <w:r>
          <w:rPr>
            <w:sz w:val="24"/>
            <w:szCs w:val="24"/>
          </w:rPr>
          <w:t xml:space="preserve"> were early flowering species</w:t>
        </w:r>
        <w:r w:rsidRPr="00E87C27">
          <w:rPr>
            <w:sz w:val="24"/>
            <w:szCs w:val="24"/>
          </w:rPr>
          <w:t xml:space="preserve">. </w:t>
        </w:r>
        <w:r>
          <w:rPr>
            <w:sz w:val="24"/>
            <w:szCs w:val="24"/>
          </w:rPr>
          <w:t>For the direct effect of ST on SPDX, 12 of 24 species were significant and most regression coefficients were weakly negative</w:t>
        </w:r>
      </w:ins>
      <w:ins w:id="129" w:author="Steven Travers" w:date="2021-08-03T17:27:00Z">
        <w:r w:rsidR="00A83DE8">
          <w:rPr>
            <w:sz w:val="24"/>
            <w:szCs w:val="24"/>
          </w:rPr>
          <w:t xml:space="preserve"> (F</w:t>
        </w:r>
        <w:r w:rsidR="00A32A12">
          <w:rPr>
            <w:sz w:val="24"/>
            <w:szCs w:val="24"/>
          </w:rPr>
          <w:t>ig. 5</w:t>
        </w:r>
        <w:r w:rsidR="00A83DE8">
          <w:rPr>
            <w:sz w:val="24"/>
            <w:szCs w:val="24"/>
          </w:rPr>
          <w:t>)</w:t>
        </w:r>
      </w:ins>
      <w:ins w:id="130" w:author="Steven Travers" w:date="2021-08-03T15:46:00Z">
        <w:r>
          <w:rPr>
            <w:sz w:val="24"/>
            <w:szCs w:val="24"/>
          </w:rPr>
          <w:t>. This means that the higher the spring temperature, the lower the snowpack on day X</w:t>
        </w:r>
        <w:r w:rsidRPr="00E87C27">
          <w:rPr>
            <w:sz w:val="24"/>
            <w:szCs w:val="24"/>
          </w:rPr>
          <w:t xml:space="preserve">. </w:t>
        </w:r>
        <w:r>
          <w:rPr>
            <w:sz w:val="24"/>
            <w:szCs w:val="24"/>
          </w:rPr>
          <w:t xml:space="preserve">Only one </w:t>
        </w:r>
        <w:r w:rsidRPr="00E87C27">
          <w:rPr>
            <w:sz w:val="24"/>
            <w:szCs w:val="24"/>
          </w:rPr>
          <w:t>species</w:t>
        </w:r>
        <w:r>
          <w:rPr>
            <w:sz w:val="24"/>
            <w:szCs w:val="24"/>
          </w:rPr>
          <w:t xml:space="preserve"> </w:t>
        </w:r>
        <w:r w:rsidRPr="00E87C27">
          <w:rPr>
            <w:sz w:val="24"/>
            <w:szCs w:val="24"/>
          </w:rPr>
          <w:t>(</w:t>
        </w:r>
        <w:r>
          <w:rPr>
            <w:i/>
            <w:sz w:val="24"/>
            <w:szCs w:val="24"/>
          </w:rPr>
          <w:t xml:space="preserve">Ranunculus </w:t>
        </w:r>
        <w:proofErr w:type="spellStart"/>
        <w:r>
          <w:rPr>
            <w:i/>
            <w:sz w:val="24"/>
            <w:szCs w:val="24"/>
          </w:rPr>
          <w:t>abortivus</w:t>
        </w:r>
        <w:proofErr w:type="spellEnd"/>
        <w:r>
          <w:rPr>
            <w:sz w:val="24"/>
            <w:szCs w:val="24"/>
          </w:rPr>
          <w:t xml:space="preserve">) </w:t>
        </w:r>
        <w:r w:rsidRPr="00E87C27">
          <w:rPr>
            <w:sz w:val="24"/>
            <w:szCs w:val="24"/>
          </w:rPr>
          <w:t xml:space="preserve">had </w:t>
        </w:r>
        <w:r>
          <w:rPr>
            <w:sz w:val="24"/>
            <w:szCs w:val="24"/>
          </w:rPr>
          <w:t xml:space="preserve">an </w:t>
        </w:r>
        <w:r w:rsidRPr="00E87C27">
          <w:rPr>
            <w:sz w:val="24"/>
            <w:szCs w:val="24"/>
          </w:rPr>
          <w:t>indirect effect</w:t>
        </w:r>
        <w:r>
          <w:rPr>
            <w:sz w:val="24"/>
            <w:szCs w:val="24"/>
          </w:rPr>
          <w:t xml:space="preserve"> of spring </w:t>
        </w:r>
        <w:r>
          <w:rPr>
            <w:sz w:val="24"/>
            <w:szCs w:val="24"/>
          </w:rPr>
          <w:lastRenderedPageBreak/>
          <w:t>temperature</w:t>
        </w:r>
        <w:r w:rsidRPr="00E87C27">
          <w:rPr>
            <w:sz w:val="24"/>
            <w:szCs w:val="24"/>
          </w:rPr>
          <w:t xml:space="preserve"> on flowering time (FFD) through intermediary effects</w:t>
        </w:r>
        <w:r w:rsidR="00477F1C">
          <w:rPr>
            <w:sz w:val="24"/>
            <w:szCs w:val="24"/>
          </w:rPr>
          <w:t xml:space="preserve"> on the snowpack in March (SPDX</w:t>
        </w:r>
        <w:r w:rsidRPr="00E87C27">
          <w:rPr>
            <w:sz w:val="24"/>
            <w:szCs w:val="24"/>
          </w:rPr>
          <w:t xml:space="preserve">).  </w:t>
        </w:r>
      </w:ins>
    </w:p>
    <w:p w14:paraId="3E4963BC" w14:textId="5FE944BF" w:rsidR="00711CBF" w:rsidRDefault="00711CBF" w:rsidP="00711CBF">
      <w:pPr>
        <w:spacing w:line="480" w:lineRule="auto"/>
        <w:ind w:firstLine="720"/>
        <w:rPr>
          <w:ins w:id="131" w:author="Steven Travers" w:date="2021-08-03T15:47:00Z"/>
          <w:sz w:val="24"/>
          <w:szCs w:val="24"/>
        </w:rPr>
      </w:pPr>
      <w:ins w:id="132" w:author="Steven Travers" w:date="2021-08-03T15:47:00Z">
        <w:r w:rsidRPr="00E87C27">
          <w:rPr>
            <w:sz w:val="24"/>
            <w:szCs w:val="24"/>
          </w:rPr>
          <w:t>The relationship between snowfall in the winter months (TSNOW) and snowpack in March (SPDX) was a predictably strong one</w:t>
        </w:r>
      </w:ins>
      <w:ins w:id="133" w:author="Steven Travers" w:date="2021-08-05T01:11:00Z">
        <w:r w:rsidR="00C677FE">
          <w:rPr>
            <w:sz w:val="24"/>
            <w:szCs w:val="24"/>
          </w:rPr>
          <w:t xml:space="preserve"> (Fig. 2</w:t>
        </w:r>
      </w:ins>
      <w:ins w:id="134" w:author="Steven Travers" w:date="2021-08-05T01:12:00Z">
        <w:r w:rsidR="00C677FE">
          <w:rPr>
            <w:sz w:val="24"/>
            <w:szCs w:val="24"/>
          </w:rPr>
          <w:t>)</w:t>
        </w:r>
      </w:ins>
      <w:ins w:id="135" w:author="Steven Travers" w:date="2021-08-03T15:47:00Z">
        <w:r w:rsidRPr="00E87C27">
          <w:rPr>
            <w:sz w:val="24"/>
            <w:szCs w:val="24"/>
          </w:rPr>
          <w:t xml:space="preserve">. The path coefficient between the two variables was positive and significant for all species. TSNOW was expected to be related to SPDX because both describe winter snowfall. However, only </w:t>
        </w:r>
        <w:r>
          <w:rPr>
            <w:sz w:val="24"/>
            <w:szCs w:val="24"/>
          </w:rPr>
          <w:t>6</w:t>
        </w:r>
        <w:r w:rsidRPr="00E87C27">
          <w:rPr>
            <w:sz w:val="24"/>
            <w:szCs w:val="24"/>
          </w:rPr>
          <w:t xml:space="preserve"> out of the 19 species had a significant relationship between SPDX and FFD. In </w:t>
        </w:r>
        <w:r>
          <w:rPr>
            <w:sz w:val="24"/>
            <w:szCs w:val="24"/>
          </w:rPr>
          <w:t>two</w:t>
        </w:r>
        <w:r w:rsidRPr="00E87C27">
          <w:rPr>
            <w:sz w:val="24"/>
            <w:szCs w:val="24"/>
          </w:rPr>
          <w:t xml:space="preserve"> species (</w:t>
        </w:r>
        <w:r w:rsidRPr="00E87C27">
          <w:rPr>
            <w:i/>
            <w:sz w:val="24"/>
            <w:szCs w:val="24"/>
          </w:rPr>
          <w:t xml:space="preserve">Cypripedium </w:t>
        </w:r>
        <w:proofErr w:type="spellStart"/>
        <w:r w:rsidRPr="00E87C27">
          <w:rPr>
            <w:i/>
            <w:sz w:val="24"/>
            <w:szCs w:val="24"/>
          </w:rPr>
          <w:t>candidum</w:t>
        </w:r>
        <w:proofErr w:type="spellEnd"/>
        <w:r>
          <w:rPr>
            <w:i/>
            <w:sz w:val="24"/>
            <w:szCs w:val="24"/>
          </w:rPr>
          <w:t xml:space="preserve"> </w:t>
        </w:r>
        <w:r>
          <w:rPr>
            <w:iCs/>
            <w:sz w:val="24"/>
            <w:szCs w:val="24"/>
          </w:rPr>
          <w:t xml:space="preserve">and </w:t>
        </w:r>
        <w:r>
          <w:rPr>
            <w:i/>
            <w:sz w:val="24"/>
            <w:szCs w:val="24"/>
          </w:rPr>
          <w:t xml:space="preserve">Amorpha </w:t>
        </w:r>
        <w:proofErr w:type="spellStart"/>
        <w:r>
          <w:rPr>
            <w:i/>
            <w:sz w:val="24"/>
            <w:szCs w:val="24"/>
          </w:rPr>
          <w:t>canescens</w:t>
        </w:r>
        <w:proofErr w:type="spellEnd"/>
        <w:r w:rsidRPr="00E87C27">
          <w:rPr>
            <w:sz w:val="24"/>
            <w:szCs w:val="24"/>
          </w:rPr>
          <w:t xml:space="preserve">) the path coefficient was negative indicating that relatively large amounts of winter snowfall led to earlier flowering </w:t>
        </w:r>
        <w:r>
          <w:rPr>
            <w:sz w:val="24"/>
            <w:szCs w:val="24"/>
          </w:rPr>
          <w:t>compared</w:t>
        </w:r>
        <w:r w:rsidRPr="00E87C27">
          <w:rPr>
            <w:sz w:val="24"/>
            <w:szCs w:val="24"/>
          </w:rPr>
          <w:t xml:space="preserve"> to years when there was less winter snowfall</w:t>
        </w:r>
        <w:r w:rsidR="00A32A12">
          <w:rPr>
            <w:sz w:val="24"/>
            <w:szCs w:val="24"/>
          </w:rPr>
          <w:t xml:space="preserve"> (Fig. 6</w:t>
        </w:r>
        <w:r>
          <w:rPr>
            <w:sz w:val="24"/>
            <w:szCs w:val="24"/>
          </w:rPr>
          <w:t>)</w:t>
        </w:r>
        <w:r w:rsidRPr="00E87C27">
          <w:rPr>
            <w:sz w:val="24"/>
            <w:szCs w:val="24"/>
          </w:rPr>
          <w:t xml:space="preserve">.  However, in the other </w:t>
        </w:r>
        <w:r>
          <w:rPr>
            <w:sz w:val="24"/>
            <w:szCs w:val="24"/>
          </w:rPr>
          <w:t>four</w:t>
        </w:r>
        <w:r w:rsidRPr="00E87C27">
          <w:rPr>
            <w:sz w:val="24"/>
            <w:szCs w:val="24"/>
          </w:rPr>
          <w:t xml:space="preserve"> species (</w:t>
        </w:r>
        <w:r>
          <w:rPr>
            <w:i/>
            <w:iCs/>
            <w:sz w:val="24"/>
            <w:szCs w:val="24"/>
          </w:rPr>
          <w:t xml:space="preserve">Caltha palustris, Ranunculus </w:t>
        </w:r>
        <w:proofErr w:type="spellStart"/>
        <w:r>
          <w:rPr>
            <w:i/>
            <w:iCs/>
            <w:sz w:val="24"/>
            <w:szCs w:val="24"/>
          </w:rPr>
          <w:t>aborivus</w:t>
        </w:r>
        <w:proofErr w:type="spellEnd"/>
        <w:r>
          <w:rPr>
            <w:i/>
            <w:iCs/>
            <w:sz w:val="24"/>
            <w:szCs w:val="24"/>
          </w:rPr>
          <w:t xml:space="preserve">, </w:t>
        </w:r>
        <w:r w:rsidRPr="00E87C27">
          <w:rPr>
            <w:i/>
            <w:sz w:val="24"/>
            <w:szCs w:val="24"/>
          </w:rPr>
          <w:t>Zigadenus elegans</w:t>
        </w:r>
        <w:r w:rsidRPr="00E87C27">
          <w:rPr>
            <w:sz w:val="24"/>
            <w:szCs w:val="24"/>
          </w:rPr>
          <w:t xml:space="preserve"> and </w:t>
        </w:r>
        <w:r w:rsidRPr="00E87C27">
          <w:rPr>
            <w:i/>
            <w:sz w:val="24"/>
            <w:szCs w:val="24"/>
          </w:rPr>
          <w:t xml:space="preserve">Rosa </w:t>
        </w:r>
        <w:proofErr w:type="spellStart"/>
        <w:r w:rsidRPr="00E87C27">
          <w:rPr>
            <w:i/>
            <w:sz w:val="24"/>
            <w:szCs w:val="24"/>
          </w:rPr>
          <w:t>arkansana</w:t>
        </w:r>
        <w:proofErr w:type="spellEnd"/>
        <w:r w:rsidRPr="00E87C27">
          <w:rPr>
            <w:sz w:val="24"/>
            <w:szCs w:val="24"/>
          </w:rPr>
          <w:t xml:space="preserve">) the </w:t>
        </w:r>
        <w:r>
          <w:rPr>
            <w:sz w:val="24"/>
            <w:szCs w:val="24"/>
          </w:rPr>
          <w:t xml:space="preserve">regression </w:t>
        </w:r>
        <w:r w:rsidRPr="00E87C27">
          <w:rPr>
            <w:sz w:val="24"/>
            <w:szCs w:val="24"/>
          </w:rPr>
          <w:t>coefficient</w:t>
        </w:r>
        <w:r>
          <w:rPr>
            <w:sz w:val="24"/>
            <w:szCs w:val="24"/>
          </w:rPr>
          <w:t>s</w:t>
        </w:r>
        <w:r w:rsidRPr="00E87C27">
          <w:rPr>
            <w:sz w:val="24"/>
            <w:szCs w:val="24"/>
          </w:rPr>
          <w:t xml:space="preserve"> </w:t>
        </w:r>
        <w:r>
          <w:rPr>
            <w:sz w:val="24"/>
            <w:szCs w:val="24"/>
          </w:rPr>
          <w:t>were</w:t>
        </w:r>
        <w:r w:rsidRPr="00E87C27">
          <w:rPr>
            <w:sz w:val="24"/>
            <w:szCs w:val="24"/>
          </w:rPr>
          <w:t xml:space="preserve"> positive</w:t>
        </w:r>
        <w:r>
          <w:rPr>
            <w:sz w:val="24"/>
            <w:szCs w:val="24"/>
          </w:rPr>
          <w:t xml:space="preserve"> indicating that greater snowpack delayed flowering</w:t>
        </w:r>
        <w:r w:rsidRPr="00E87C27">
          <w:rPr>
            <w:sz w:val="24"/>
            <w:szCs w:val="24"/>
          </w:rPr>
          <w:t>.</w:t>
        </w:r>
        <w:r>
          <w:rPr>
            <w:sz w:val="24"/>
            <w:szCs w:val="24"/>
          </w:rPr>
          <w:t xml:space="preserve"> There were significant indirect effects of TSNOW on FFD through the intermediary effects of SPDX seven of the 24 species (Table 1). Four of the species with significant indirect effects had significant direct effects for SPDX on FFD. </w:t>
        </w:r>
      </w:ins>
    </w:p>
    <w:p w14:paraId="19B659AA" w14:textId="626D34E9" w:rsidR="00374BBB" w:rsidRDefault="00374BBB" w:rsidP="00374BBB">
      <w:pPr>
        <w:pStyle w:val="Heading1"/>
        <w:spacing w:line="480" w:lineRule="auto"/>
        <w:rPr>
          <w:ins w:id="136" w:author="Steven Travers" w:date="2021-07-23T10:47:00Z"/>
          <w:szCs w:val="24"/>
        </w:rPr>
      </w:pPr>
      <w:r>
        <w:rPr>
          <w:szCs w:val="24"/>
        </w:rPr>
        <w:t>D</w:t>
      </w:r>
      <w:r w:rsidRPr="00283FF5">
        <w:rPr>
          <w:szCs w:val="24"/>
        </w:rPr>
        <w:t>iscussion</w:t>
      </w:r>
    </w:p>
    <w:p w14:paraId="1293A783" w14:textId="05D9AB28" w:rsidR="003E3416" w:rsidRPr="00C27F56" w:rsidRDefault="003E3416">
      <w:pPr>
        <w:spacing w:line="480" w:lineRule="auto"/>
        <w:ind w:firstLine="720"/>
        <w:rPr>
          <w:szCs w:val="24"/>
        </w:rPr>
        <w:pPrChange w:id="137" w:author="Steven Travers" w:date="2021-07-23T10:58:00Z">
          <w:pPr>
            <w:pStyle w:val="Heading1"/>
            <w:spacing w:line="480" w:lineRule="auto"/>
          </w:pPr>
        </w:pPrChange>
      </w:pPr>
      <w:ins w:id="138" w:author="Steven Travers" w:date="2021-07-23T10:47:00Z">
        <w:r w:rsidRPr="000651D1">
          <w:rPr>
            <w:sz w:val="24"/>
            <w:szCs w:val="24"/>
            <w:rPrChange w:id="139" w:author="Steven Travers" w:date="2021-07-29T19:54:00Z">
              <w:rPr/>
            </w:rPrChange>
          </w:rPr>
          <w:t>Our results indicate that as climate change over the past 50 years has led to increases in temperatur</w:t>
        </w:r>
      </w:ins>
      <w:ins w:id="140" w:author="Steven Travers" w:date="2021-07-23T10:48:00Z">
        <w:r w:rsidRPr="000651D1">
          <w:rPr>
            <w:sz w:val="24"/>
            <w:szCs w:val="24"/>
            <w:rPrChange w:id="141" w:author="Steven Travers" w:date="2021-07-29T19:54:00Z">
              <w:rPr/>
            </w:rPrChange>
          </w:rPr>
          <w:t>e and winter precipitation (</w:t>
        </w:r>
      </w:ins>
      <w:ins w:id="142" w:author="Steven Travers" w:date="2021-07-23T10:49:00Z">
        <w:r w:rsidR="00756A4C" w:rsidRPr="000651D1">
          <w:rPr>
            <w:sz w:val="24"/>
            <w:szCs w:val="24"/>
            <w:rPrChange w:id="143" w:author="Steven Travers" w:date="2021-07-29T19:54:00Z">
              <w:rPr/>
            </w:rPrChange>
          </w:rPr>
          <w:t>Table 1</w:t>
        </w:r>
        <w:r w:rsidRPr="000651D1">
          <w:rPr>
            <w:sz w:val="24"/>
            <w:szCs w:val="24"/>
            <w:rPrChange w:id="144" w:author="Steven Travers" w:date="2021-07-29T19:54:00Z">
              <w:rPr/>
            </w:rPrChange>
          </w:rPr>
          <w:t xml:space="preserve">) there has been a corresponding shift in first flowering date of many prairie plant species as seen in other studies </w:t>
        </w:r>
      </w:ins>
      <w:ins w:id="145" w:author="Steven Travers" w:date="2021-07-23T10:50:00Z">
        <w:r w:rsidRPr="000651D1">
          <w:rPr>
            <w:sz w:val="24"/>
            <w:szCs w:val="24"/>
            <w:rPrChange w:id="146" w:author="Steven Travers" w:date="2021-07-29T19:54:00Z">
              <w:rPr/>
            </w:rPrChange>
          </w:rPr>
          <w:t>(</w:t>
        </w:r>
        <w:proofErr w:type="spellStart"/>
        <w:r w:rsidRPr="000651D1">
          <w:rPr>
            <w:sz w:val="24"/>
            <w:szCs w:val="24"/>
            <w:rPrChange w:id="147" w:author="Steven Travers" w:date="2021-07-29T19:54:00Z">
              <w:rPr/>
            </w:rPrChange>
          </w:rPr>
          <w:t>Dunnell</w:t>
        </w:r>
        <w:proofErr w:type="spellEnd"/>
        <w:r w:rsidRPr="000651D1">
          <w:rPr>
            <w:sz w:val="24"/>
            <w:szCs w:val="24"/>
            <w:rPrChange w:id="148" w:author="Steven Travers" w:date="2021-07-29T19:54:00Z">
              <w:rPr/>
            </w:rPrChange>
          </w:rPr>
          <w:t xml:space="preserve"> and Travers</w:t>
        </w:r>
      </w:ins>
      <w:ins w:id="149" w:author="Steven Travers" w:date="2021-07-23T12:00:00Z">
        <w:r w:rsidR="00756A4C" w:rsidRPr="000651D1">
          <w:rPr>
            <w:sz w:val="24"/>
            <w:szCs w:val="24"/>
            <w:rPrChange w:id="150" w:author="Steven Travers" w:date="2021-07-29T19:54:00Z">
              <w:rPr/>
            </w:rPrChange>
          </w:rPr>
          <w:t xml:space="preserve"> 2011</w:t>
        </w:r>
      </w:ins>
      <w:ins w:id="151" w:author="Steven Travers" w:date="2021-07-23T10:50:00Z">
        <w:r w:rsidRPr="000651D1">
          <w:rPr>
            <w:sz w:val="24"/>
            <w:szCs w:val="24"/>
            <w:rPrChange w:id="152" w:author="Steven Travers" w:date="2021-07-29T19:54:00Z">
              <w:rPr/>
            </w:rPrChange>
          </w:rPr>
          <w:t xml:space="preserve">, </w:t>
        </w:r>
        <w:proofErr w:type="spellStart"/>
        <w:r w:rsidRPr="000651D1">
          <w:rPr>
            <w:sz w:val="24"/>
            <w:szCs w:val="24"/>
            <w:rPrChange w:id="153" w:author="Steven Travers" w:date="2021-07-29T19:54:00Z">
              <w:rPr/>
            </w:rPrChange>
          </w:rPr>
          <w:t>Wolkovich</w:t>
        </w:r>
        <w:proofErr w:type="spellEnd"/>
        <w:r w:rsidRPr="000651D1">
          <w:rPr>
            <w:sz w:val="24"/>
            <w:szCs w:val="24"/>
            <w:rPrChange w:id="154" w:author="Steven Travers" w:date="2021-07-29T19:54:00Z">
              <w:rPr/>
            </w:rPrChange>
          </w:rPr>
          <w:t xml:space="preserve"> et al.</w:t>
        </w:r>
      </w:ins>
      <w:ins w:id="155" w:author="Steven Travers" w:date="2021-07-23T12:00:00Z">
        <w:r w:rsidR="00756A4C" w:rsidRPr="000651D1">
          <w:rPr>
            <w:sz w:val="24"/>
            <w:szCs w:val="24"/>
            <w:rPrChange w:id="156" w:author="Steven Travers" w:date="2021-07-29T19:54:00Z">
              <w:rPr/>
            </w:rPrChange>
          </w:rPr>
          <w:t xml:space="preserve"> 2012</w:t>
        </w:r>
      </w:ins>
      <w:ins w:id="157" w:author="Steven Travers" w:date="2021-07-23T10:50:00Z">
        <w:r w:rsidRPr="000651D1">
          <w:rPr>
            <w:sz w:val="24"/>
            <w:szCs w:val="24"/>
            <w:rPrChange w:id="158" w:author="Steven Travers" w:date="2021-07-29T19:54:00Z">
              <w:rPr/>
            </w:rPrChange>
          </w:rPr>
          <w:t xml:space="preserve">). </w:t>
        </w:r>
      </w:ins>
      <w:ins w:id="159" w:author="Steven Travers" w:date="2021-07-23T10:51:00Z">
        <w:r w:rsidRPr="000651D1">
          <w:rPr>
            <w:sz w:val="24"/>
            <w:szCs w:val="24"/>
            <w:rPrChange w:id="160" w:author="Steven Travers" w:date="2021-07-29T19:54:00Z">
              <w:rPr/>
            </w:rPrChange>
          </w:rPr>
          <w:t>The direction and magnitude of flowering time shifts depended on the species, but over 30</w:t>
        </w:r>
      </w:ins>
      <w:ins w:id="161" w:author="Steven Travers" w:date="2021-07-23T10:54:00Z">
        <w:r w:rsidRPr="000651D1">
          <w:rPr>
            <w:sz w:val="24"/>
            <w:szCs w:val="24"/>
            <w:rPrChange w:id="162" w:author="Steven Travers" w:date="2021-07-29T19:54:00Z">
              <w:rPr/>
            </w:rPrChange>
          </w:rPr>
          <w:t xml:space="preserve">% of them shifted by at least 5 days on average. </w:t>
        </w:r>
      </w:ins>
      <w:ins w:id="163" w:author="Steven Travers" w:date="2021-07-23T10:55:00Z">
        <w:r w:rsidRPr="000651D1">
          <w:rPr>
            <w:sz w:val="24"/>
            <w:szCs w:val="24"/>
            <w:rPrChange w:id="164" w:author="Steven Travers" w:date="2021-07-29T19:54:00Z">
              <w:rPr/>
            </w:rPrChange>
          </w:rPr>
          <w:t xml:space="preserve"> Likewise</w:t>
        </w:r>
        <w:r w:rsidR="002879A7" w:rsidRPr="000651D1">
          <w:rPr>
            <w:sz w:val="24"/>
            <w:szCs w:val="24"/>
            <w:rPrChange w:id="165" w:author="Steven Travers" w:date="2021-07-29T19:54:00Z">
              <w:rPr/>
            </w:rPrChange>
          </w:rPr>
          <w:t xml:space="preserve">, spring-time temperatures and both snowfall and snowpack increased over time suggested direct and indirect relationships between environmental variables and flowering time.  </w:t>
        </w:r>
      </w:ins>
      <w:ins w:id="166" w:author="Steven Travers" w:date="2021-07-23T10:56:00Z">
        <w:r w:rsidR="002879A7" w:rsidRPr="000651D1">
          <w:rPr>
            <w:sz w:val="24"/>
            <w:szCs w:val="24"/>
            <w:rPrChange w:id="167" w:author="Steven Travers" w:date="2021-07-29T19:54:00Z">
              <w:rPr/>
            </w:rPrChange>
          </w:rPr>
          <w:t xml:space="preserve">However, in contrast to </w:t>
        </w:r>
        <w:r w:rsidR="002879A7" w:rsidRPr="000651D1">
          <w:rPr>
            <w:sz w:val="24"/>
            <w:szCs w:val="24"/>
            <w:rPrChange w:id="168" w:author="Steven Travers" w:date="2021-07-29T19:54:00Z">
              <w:rPr/>
            </w:rPrChange>
          </w:rPr>
          <w:lastRenderedPageBreak/>
          <w:t xml:space="preserve">studies of alpine communities we found evidence of a stronger effect of temperature on </w:t>
        </w:r>
      </w:ins>
      <w:ins w:id="169" w:author="Steven Travers" w:date="2021-07-23T10:57:00Z">
        <w:r w:rsidR="002879A7" w:rsidRPr="000651D1">
          <w:rPr>
            <w:sz w:val="24"/>
            <w:szCs w:val="24"/>
            <w:rPrChange w:id="170" w:author="Steven Travers" w:date="2021-07-29T19:54:00Z">
              <w:rPr/>
            </w:rPrChange>
          </w:rPr>
          <w:t xml:space="preserve">FFD than of the timing of snowmelt or total snowfall. </w:t>
        </w:r>
      </w:ins>
    </w:p>
    <w:p w14:paraId="039A9472" w14:textId="524DF511" w:rsidR="00374BBB" w:rsidRPr="0092017A" w:rsidRDefault="00374BBB" w:rsidP="00374BBB">
      <w:pPr>
        <w:spacing w:after="0" w:line="480" w:lineRule="auto"/>
        <w:rPr>
          <w:sz w:val="24"/>
          <w:szCs w:val="24"/>
        </w:rPr>
      </w:pPr>
      <w:r w:rsidRPr="000651D1">
        <w:rPr>
          <w:sz w:val="24"/>
          <w:szCs w:val="24"/>
        </w:rPr>
        <w:tab/>
        <w:t>In this study we built a model to analyze relationships between temperature (</w:t>
      </w:r>
      <w:ins w:id="171" w:author="Steven Travers" w:date="2021-08-03T16:43:00Z">
        <w:r w:rsidR="009D3B9B">
          <w:rPr>
            <w:sz w:val="24"/>
            <w:szCs w:val="24"/>
          </w:rPr>
          <w:t>ST</w:t>
        </w:r>
      </w:ins>
      <w:r w:rsidRPr="000651D1">
        <w:rPr>
          <w:sz w:val="24"/>
          <w:szCs w:val="24"/>
        </w:rPr>
        <w:t xml:space="preserve">), snowfall (TSNOW), snowpack (SPDX), date of first bare ground (DOBG), and first flowering day (FFD) for </w:t>
      </w:r>
      <w:ins w:id="172" w:author="Steven Travers" w:date="2021-08-03T16:43:00Z">
        <w:r w:rsidR="009D3B9B">
          <w:rPr>
            <w:sz w:val="24"/>
            <w:szCs w:val="24"/>
          </w:rPr>
          <w:t>24</w:t>
        </w:r>
      </w:ins>
      <w:r w:rsidRPr="000651D1">
        <w:rPr>
          <w:sz w:val="24"/>
          <w:szCs w:val="24"/>
        </w:rPr>
        <w:t xml:space="preserve"> prairie species. </w:t>
      </w:r>
      <w:r w:rsidRPr="002F6C7D">
        <w:rPr>
          <w:sz w:val="24"/>
          <w:szCs w:val="24"/>
        </w:rPr>
        <w:t xml:space="preserve">The model for all species improved when we excluded DOBG. We expected that the date of first bare ground would influence first flowering day as was reported by Inouye </w:t>
      </w:r>
      <w:r w:rsidRPr="000651D1">
        <w:rPr>
          <w:sz w:val="24"/>
          <w:szCs w:val="24"/>
        </w:rPr>
        <w:fldChar w:fldCharType="begin"/>
      </w:r>
      <w:r w:rsidRPr="000651D1">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Pr="000651D1">
        <w:rPr>
          <w:sz w:val="24"/>
          <w:szCs w:val="24"/>
        </w:rPr>
        <w:fldChar w:fldCharType="separate"/>
      </w:r>
      <w:r w:rsidRPr="000651D1">
        <w:rPr>
          <w:noProof/>
          <w:sz w:val="24"/>
          <w:szCs w:val="24"/>
        </w:rPr>
        <w:t>(2002)</w:t>
      </w:r>
      <w:r w:rsidRPr="000651D1">
        <w:rPr>
          <w:sz w:val="24"/>
          <w:szCs w:val="24"/>
        </w:rPr>
        <w:fldChar w:fldCharType="end"/>
      </w:r>
      <w:r w:rsidRPr="000651D1">
        <w:rPr>
          <w:sz w:val="24"/>
          <w:szCs w:val="24"/>
        </w:rPr>
        <w:t xml:space="preserve"> for montane species in Colorado. However</w:t>
      </w:r>
      <w:r w:rsidRPr="0092017A">
        <w:rPr>
          <w:sz w:val="24"/>
          <w:szCs w:val="24"/>
        </w:rPr>
        <w:t>, only</w:t>
      </w:r>
      <w:ins w:id="173" w:author="Steven Travers" w:date="2021-08-03T16:44:00Z">
        <w:r w:rsidR="009D3B9B">
          <w:rPr>
            <w:sz w:val="24"/>
            <w:szCs w:val="24"/>
          </w:rPr>
          <w:t xml:space="preserve"> a few of the</w:t>
        </w:r>
      </w:ins>
      <w:r w:rsidRPr="0092017A">
        <w:rPr>
          <w:sz w:val="24"/>
          <w:szCs w:val="24"/>
        </w:rPr>
        <w:t xml:space="preserve"> species had a significant relationship between DOBG and FFD suggesting that when the winter snow melt</w:t>
      </w:r>
      <w:r>
        <w:rPr>
          <w:sz w:val="24"/>
          <w:szCs w:val="24"/>
        </w:rPr>
        <w:t xml:space="preserve"> occurs</w:t>
      </w:r>
      <w:r w:rsidRPr="0092017A">
        <w:rPr>
          <w:sz w:val="24"/>
          <w:szCs w:val="24"/>
        </w:rPr>
        <w:t xml:space="preserve"> is not important </w:t>
      </w:r>
      <w:r>
        <w:rPr>
          <w:sz w:val="24"/>
          <w:szCs w:val="24"/>
        </w:rPr>
        <w:t>for</w:t>
      </w:r>
      <w:r w:rsidRPr="0092017A">
        <w:rPr>
          <w:sz w:val="24"/>
          <w:szCs w:val="24"/>
        </w:rPr>
        <w:t xml:space="preserve"> determining when plants begin flowering. </w:t>
      </w:r>
      <w:r>
        <w:rPr>
          <w:sz w:val="24"/>
          <w:szCs w:val="24"/>
        </w:rPr>
        <w:t xml:space="preserve">An explanation for the lack of relationship between DOBG and FFD is that early DOBG could lead to increased frost damage in sensitive buds while later DOBG extends the date at which buds could emerge </w:t>
      </w:r>
      <w:r>
        <w:rPr>
          <w:sz w:val="24"/>
          <w:szCs w:val="24"/>
        </w:rPr>
        <w:fldChar w:fldCharType="begin"/>
      </w:r>
      <w:r w:rsidR="001C1E5F">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Pr>
          <w:sz w:val="24"/>
          <w:szCs w:val="24"/>
        </w:rPr>
        <w:fldChar w:fldCharType="separate"/>
      </w:r>
      <w:r w:rsidR="001C1E5F">
        <w:rPr>
          <w:noProof/>
          <w:sz w:val="24"/>
          <w:szCs w:val="24"/>
        </w:rPr>
        <w:t>(Sherwood et al, 2017)</w:t>
      </w:r>
      <w:r>
        <w:rPr>
          <w:sz w:val="24"/>
          <w:szCs w:val="24"/>
        </w:rPr>
        <w:fldChar w:fldCharType="end"/>
      </w:r>
      <w:r>
        <w:rPr>
          <w:sz w:val="24"/>
          <w:szCs w:val="24"/>
        </w:rPr>
        <w:t xml:space="preserve">. Plants themselves may also compensate for a late start by shortening other growth stages, resulting in the same flower timing regardless of DOBG </w:t>
      </w:r>
      <w:r>
        <w:rPr>
          <w:sz w:val="24"/>
          <w:szCs w:val="24"/>
        </w:rPr>
        <w:fldChar w:fldCharType="begin"/>
      </w:r>
      <w:r w:rsidR="001C1E5F">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Pr>
          <w:sz w:val="24"/>
          <w:szCs w:val="24"/>
        </w:rPr>
        <w:fldChar w:fldCharType="separate"/>
      </w:r>
      <w:r w:rsidR="001C1E5F">
        <w:rPr>
          <w:noProof/>
          <w:sz w:val="24"/>
          <w:szCs w:val="24"/>
        </w:rPr>
        <w:t>(Semenchuk et al, 2016)</w:t>
      </w:r>
      <w:r>
        <w:rPr>
          <w:sz w:val="24"/>
          <w:szCs w:val="24"/>
        </w:rPr>
        <w:fldChar w:fldCharType="end"/>
      </w:r>
      <w:r>
        <w:rPr>
          <w:sz w:val="24"/>
          <w:szCs w:val="24"/>
        </w:rPr>
        <w:t xml:space="preserve">. </w:t>
      </w:r>
      <w:r w:rsidRPr="0092017A">
        <w:rPr>
          <w:sz w:val="24"/>
          <w:szCs w:val="24"/>
        </w:rPr>
        <w:t xml:space="preserve">In contrast, temperature seems to be a consistent determinant of </w:t>
      </w:r>
      <w:r>
        <w:rPr>
          <w:sz w:val="24"/>
          <w:szCs w:val="24"/>
        </w:rPr>
        <w:t>flower timing</w:t>
      </w:r>
      <w:r w:rsidRPr="0092017A">
        <w:rPr>
          <w:sz w:val="24"/>
          <w:szCs w:val="24"/>
        </w:rPr>
        <w:t xml:space="preserve">. </w:t>
      </w:r>
    </w:p>
    <w:p w14:paraId="5C3D8A0B" w14:textId="0FD32406" w:rsidR="00374BBB" w:rsidRPr="0092017A" w:rsidRDefault="009D3B9B" w:rsidP="00374BBB">
      <w:pPr>
        <w:spacing w:after="0" w:line="480" w:lineRule="auto"/>
        <w:ind w:firstLine="360"/>
        <w:rPr>
          <w:sz w:val="24"/>
          <w:szCs w:val="24"/>
        </w:rPr>
      </w:pPr>
      <w:ins w:id="174" w:author="Steven Travers" w:date="2021-08-03T16:45:00Z">
        <w:r>
          <w:rPr>
            <w:sz w:val="24"/>
            <w:szCs w:val="24"/>
          </w:rPr>
          <w:t>ST</w:t>
        </w:r>
      </w:ins>
      <w:r w:rsidR="00374BBB" w:rsidRPr="0092017A">
        <w:rPr>
          <w:sz w:val="24"/>
          <w:szCs w:val="24"/>
        </w:rPr>
        <w:t xml:space="preserve"> and FFD had a </w:t>
      </w:r>
      <w:ins w:id="175" w:author="Steven Travers" w:date="2021-08-03T16:45:00Z">
        <w:r>
          <w:rPr>
            <w:sz w:val="24"/>
            <w:szCs w:val="24"/>
          </w:rPr>
          <w:t>negative</w:t>
        </w:r>
      </w:ins>
      <w:r w:rsidR="00374BBB" w:rsidRPr="0092017A">
        <w:rPr>
          <w:sz w:val="24"/>
          <w:szCs w:val="24"/>
        </w:rPr>
        <w:t xml:space="preserve"> and significant relationship in most of the species. </w:t>
      </w:r>
      <w:ins w:id="176" w:author="Steven Travers" w:date="2021-08-03T16:46:00Z">
        <w:r>
          <w:rPr>
            <w:sz w:val="24"/>
            <w:szCs w:val="24"/>
          </w:rPr>
          <w:t>This suggests that higher temperatures in late winter and early spring are</w:t>
        </w:r>
      </w:ins>
      <w:r w:rsidR="00374BBB" w:rsidRPr="0092017A">
        <w:rPr>
          <w:sz w:val="24"/>
          <w:szCs w:val="24"/>
        </w:rPr>
        <w:t xml:space="preserve"> important for growth and development. This was especially the case for earlier flowering species. These results mirror other studies of </w:t>
      </w:r>
      <w:r w:rsidR="00374BBB">
        <w:rPr>
          <w:sz w:val="24"/>
          <w:szCs w:val="24"/>
        </w:rPr>
        <w:t xml:space="preserve">plants in </w:t>
      </w:r>
      <w:r w:rsidR="00374BBB" w:rsidRPr="0092017A">
        <w:rPr>
          <w:sz w:val="24"/>
          <w:szCs w:val="24"/>
        </w:rPr>
        <w:t>upper Midwestern prairie</w:t>
      </w:r>
      <w:r w:rsidR="00374BBB">
        <w:rPr>
          <w:sz w:val="24"/>
          <w:szCs w:val="24"/>
        </w:rPr>
        <w:t>s</w:t>
      </w:r>
      <w:r w:rsidR="00374BBB" w:rsidRPr="0092017A">
        <w:rPr>
          <w:sz w:val="24"/>
          <w:szCs w:val="24"/>
        </w:rPr>
        <w:t xml:space="preserve"> </w:t>
      </w:r>
      <w:r w:rsidR="00374BBB">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374BBB">
        <w:rPr>
          <w:sz w:val="24"/>
          <w:szCs w:val="24"/>
        </w:rPr>
        <w:fldChar w:fldCharType="separate"/>
      </w:r>
      <w:r w:rsidR="001C1E5F">
        <w:rPr>
          <w:noProof/>
          <w:sz w:val="24"/>
          <w:szCs w:val="24"/>
        </w:rPr>
        <w:t>(Dunnell &amp; Travers, 2011)</w:t>
      </w:r>
      <w:r w:rsidR="00374BBB">
        <w:rPr>
          <w:sz w:val="24"/>
          <w:szCs w:val="24"/>
        </w:rPr>
        <w:fldChar w:fldCharType="end"/>
      </w:r>
      <w:r w:rsidR="00374BBB">
        <w:rPr>
          <w:sz w:val="24"/>
          <w:szCs w:val="24"/>
        </w:rPr>
        <w:t xml:space="preserve">, Pacific Northwestern prairies </w:t>
      </w:r>
      <w:r w:rsidR="00374BBB">
        <w:rPr>
          <w:sz w:val="24"/>
          <w:szCs w:val="24"/>
        </w:rPr>
        <w:fldChar w:fldCharType="begin"/>
      </w:r>
      <w:r w:rsidR="001C1E5F">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374BBB">
        <w:rPr>
          <w:sz w:val="24"/>
          <w:szCs w:val="24"/>
        </w:rPr>
        <w:fldChar w:fldCharType="separate"/>
      </w:r>
      <w:r w:rsidR="001C1E5F">
        <w:rPr>
          <w:noProof/>
          <w:sz w:val="24"/>
          <w:szCs w:val="24"/>
        </w:rPr>
        <w:t>(Reed et al, 2019)</w:t>
      </w:r>
      <w:r w:rsidR="00374BBB">
        <w:rPr>
          <w:sz w:val="24"/>
          <w:szCs w:val="24"/>
        </w:rPr>
        <w:fldChar w:fldCharType="end"/>
      </w:r>
      <w:r w:rsidR="00374BBB">
        <w:rPr>
          <w:sz w:val="24"/>
          <w:szCs w:val="24"/>
        </w:rPr>
        <w:t xml:space="preserve">, </w:t>
      </w:r>
      <w:r w:rsidR="00374BBB" w:rsidRPr="0092017A">
        <w:rPr>
          <w:sz w:val="24"/>
          <w:szCs w:val="24"/>
        </w:rPr>
        <w:t xml:space="preserve"> and other temperate communities </w:t>
      </w:r>
      <w:r w:rsidR="00374BBB">
        <w:rPr>
          <w:sz w:val="24"/>
          <w:szCs w:val="24"/>
        </w:rPr>
        <w:fldChar w:fldCharType="begin"/>
      </w:r>
      <w:r w:rsidR="001C1E5F">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74BBB">
        <w:rPr>
          <w:sz w:val="24"/>
          <w:szCs w:val="24"/>
        </w:rPr>
        <w:fldChar w:fldCharType="separate"/>
      </w:r>
      <w:r w:rsidR="001C1E5F">
        <w:rPr>
          <w:noProof/>
          <w:sz w:val="24"/>
          <w:szCs w:val="24"/>
        </w:rPr>
        <w:t>(Cook et al, 2012)</w:t>
      </w:r>
      <w:r w:rsidR="00374BBB">
        <w:rPr>
          <w:sz w:val="24"/>
          <w:szCs w:val="24"/>
        </w:rPr>
        <w:fldChar w:fldCharType="end"/>
      </w:r>
      <w:r w:rsidR="00374BBB" w:rsidRPr="0092017A">
        <w:rPr>
          <w:sz w:val="24"/>
          <w:szCs w:val="24"/>
        </w:rPr>
        <w:t xml:space="preserve">. </w:t>
      </w:r>
      <w:r w:rsidR="00374BBB">
        <w:rPr>
          <w:sz w:val="24"/>
          <w:szCs w:val="24"/>
        </w:rPr>
        <w:t>Interestingly, these results differ from previous research for areas that receive substantial amounts of snow</w:t>
      </w:r>
      <w:r w:rsidR="00817B0C">
        <w:rPr>
          <w:sz w:val="24"/>
          <w:szCs w:val="24"/>
        </w:rPr>
        <w:t xml:space="preserve"> </w:t>
      </w:r>
      <w:r w:rsidR="00374BBB">
        <w:rPr>
          <w:sz w:val="24"/>
          <w:szCs w:val="24"/>
        </w:rPr>
        <w:t>such as alpine and tundra environments</w:t>
      </w:r>
      <w:ins w:id="177" w:author="Steven Travers" w:date="2021-07-29T14:07:00Z">
        <w:r w:rsidR="00CE143F">
          <w:rPr>
            <w:sz w:val="24"/>
            <w:szCs w:val="24"/>
          </w:rPr>
          <w:t xml:space="preserve"> (</w:t>
        </w:r>
        <w:proofErr w:type="gramStart"/>
        <w:r w:rsidR="00CE143F">
          <w:rPr>
            <w:sz w:val="24"/>
            <w:szCs w:val="24"/>
          </w:rPr>
          <w:t>e.g.</w:t>
        </w:r>
        <w:proofErr w:type="gramEnd"/>
        <w:r w:rsidR="00CE143F">
          <w:rPr>
            <w:sz w:val="24"/>
            <w:szCs w:val="24"/>
          </w:rPr>
          <w:t xml:space="preserve"> </w:t>
        </w:r>
      </w:ins>
      <w:ins w:id="178" w:author="Steven Travers" w:date="2021-07-29T15:55:00Z">
        <w:r w:rsidR="00D03B22">
          <w:rPr>
            <w:sz w:val="24"/>
            <w:szCs w:val="24"/>
          </w:rPr>
          <w:t xml:space="preserve">average </w:t>
        </w:r>
      </w:ins>
      <w:ins w:id="179" w:author="Steven Travers" w:date="2021-07-29T14:07:00Z">
        <w:r w:rsidR="00D03B22">
          <w:rPr>
            <w:sz w:val="24"/>
            <w:szCs w:val="24"/>
          </w:rPr>
          <w:t>1054</w:t>
        </w:r>
        <w:r w:rsidR="00CE143F">
          <w:rPr>
            <w:sz w:val="24"/>
            <w:szCs w:val="24"/>
          </w:rPr>
          <w:t xml:space="preserve"> cm </w:t>
        </w:r>
      </w:ins>
      <w:ins w:id="180" w:author="Steven Travers" w:date="2021-07-29T14:08:00Z">
        <w:r w:rsidR="008F532C">
          <w:rPr>
            <w:sz w:val="24"/>
            <w:szCs w:val="24"/>
          </w:rPr>
          <w:t xml:space="preserve">per year </w:t>
        </w:r>
      </w:ins>
      <w:ins w:id="181" w:author="Steven Travers" w:date="2021-07-29T14:07:00Z">
        <w:r w:rsidR="00CE143F">
          <w:rPr>
            <w:sz w:val="24"/>
            <w:szCs w:val="24"/>
          </w:rPr>
          <w:t xml:space="preserve">in </w:t>
        </w:r>
      </w:ins>
      <w:ins w:id="182" w:author="Steven Travers" w:date="2021-07-29T15:55:00Z">
        <w:r w:rsidR="00D03B22">
          <w:rPr>
            <w:sz w:val="24"/>
            <w:szCs w:val="24"/>
          </w:rPr>
          <w:t>Gothic</w:t>
        </w:r>
      </w:ins>
      <w:ins w:id="183" w:author="Steven Travers" w:date="2021-07-29T14:08:00Z">
        <w:r w:rsidR="00CE143F">
          <w:rPr>
            <w:sz w:val="24"/>
            <w:szCs w:val="24"/>
          </w:rPr>
          <w:t xml:space="preserve"> Colorado </w:t>
        </w:r>
      </w:ins>
      <w:ins w:id="184" w:author="Steven Travers" w:date="2021-07-29T14:07:00Z">
        <w:r w:rsidR="000651D1">
          <w:rPr>
            <w:sz w:val="24"/>
            <w:szCs w:val="24"/>
          </w:rPr>
          <w:t>versus 108</w:t>
        </w:r>
        <w:r w:rsidR="00CE143F">
          <w:rPr>
            <w:sz w:val="24"/>
            <w:szCs w:val="24"/>
          </w:rPr>
          <w:t xml:space="preserve"> cm per year in northwestern Minnesota)</w:t>
        </w:r>
        <w:r w:rsidR="008F532C">
          <w:rPr>
            <w:sz w:val="24"/>
            <w:szCs w:val="24"/>
          </w:rPr>
          <w:t xml:space="preserve">. </w:t>
        </w:r>
      </w:ins>
      <w:r w:rsidR="00374BBB">
        <w:rPr>
          <w:sz w:val="24"/>
          <w:szCs w:val="24"/>
        </w:rPr>
        <w:t xml:space="preserve"> Moreover, Sherwood et al. (2017) found that temperature manipulations, specifically heating, had no effect on flowering </w:t>
      </w:r>
      <w:r w:rsidR="00374BBB">
        <w:rPr>
          <w:sz w:val="24"/>
          <w:szCs w:val="24"/>
        </w:rPr>
        <w:lastRenderedPageBreak/>
        <w:t xml:space="preserve">phenology in montane species. Bjorkman et al. (2015) found that temperature was not strongly related to flowering phenology in tundra species. Temperature was a significant predictor for only one of four species observed </w:t>
      </w:r>
      <w:r w:rsidR="00374BBB">
        <w:rPr>
          <w:sz w:val="24"/>
          <w:szCs w:val="24"/>
        </w:rPr>
        <w:fldChar w:fldCharType="begin"/>
      </w:r>
      <w:r w:rsidR="001C1E5F">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374BBB">
        <w:rPr>
          <w:sz w:val="24"/>
          <w:szCs w:val="24"/>
        </w:rPr>
        <w:fldChar w:fldCharType="separate"/>
      </w:r>
      <w:r w:rsidR="001C1E5F">
        <w:rPr>
          <w:noProof/>
          <w:sz w:val="24"/>
          <w:szCs w:val="24"/>
        </w:rPr>
        <w:t>(Bjorkman et al, 2015)</w:t>
      </w:r>
      <w:r w:rsidR="00374BBB">
        <w:rPr>
          <w:sz w:val="24"/>
          <w:szCs w:val="24"/>
        </w:rPr>
        <w:fldChar w:fldCharType="end"/>
      </w:r>
      <w:r w:rsidR="00374BBB">
        <w:rPr>
          <w:sz w:val="24"/>
          <w:szCs w:val="24"/>
        </w:rPr>
        <w:t xml:space="preserve">. Temperature may be more important than date of first bare ground for flowering phenology in tallgrass prairies compared to alpine settings because of the short, intense growing season in alpine communities. In a short growing season, there is a higher premium for every day of growth. </w:t>
      </w:r>
    </w:p>
    <w:p w14:paraId="7B0E8B62" w14:textId="77777777" w:rsidR="00492F1C" w:rsidRDefault="00492F1C" w:rsidP="00492F1C">
      <w:pPr>
        <w:spacing w:after="0" w:line="480" w:lineRule="auto"/>
        <w:ind w:firstLine="360"/>
        <w:rPr>
          <w:ins w:id="185" w:author="Steven Travers" w:date="2021-08-03T16:47:00Z"/>
          <w:sz w:val="24"/>
          <w:szCs w:val="24"/>
        </w:rPr>
      </w:pPr>
      <w:ins w:id="186" w:author="Steven Travers" w:date="2021-08-03T16:47:00Z">
        <w:r w:rsidRPr="009D4114">
          <w:rPr>
            <w:sz w:val="24"/>
            <w:szCs w:val="24"/>
          </w:rPr>
          <w:t xml:space="preserve">Snowpack in March was </w:t>
        </w:r>
        <w:r>
          <w:rPr>
            <w:sz w:val="24"/>
            <w:szCs w:val="24"/>
          </w:rPr>
          <w:t>relatively</w:t>
        </w:r>
        <w:r w:rsidRPr="009D4114">
          <w:rPr>
            <w:sz w:val="24"/>
            <w:szCs w:val="24"/>
          </w:rPr>
          <w:t xml:space="preserve"> unimportant</w:t>
        </w:r>
        <w:r>
          <w:rPr>
            <w:sz w:val="24"/>
            <w:szCs w:val="24"/>
          </w:rPr>
          <w:t xml:space="preserve"> compared to temperature, with only 6 of the 24 species expressing a relationship between SPDX and FFD.</w:t>
        </w:r>
        <w:r w:rsidRPr="00C906F5">
          <w:rPr>
            <w:sz w:val="24"/>
            <w:szCs w:val="24"/>
          </w:rPr>
          <w:t xml:space="preserve"> </w:t>
        </w:r>
        <w:r>
          <w:rPr>
            <w:sz w:val="24"/>
            <w:szCs w:val="24"/>
          </w:rPr>
          <w:t>Four</w:t>
        </w:r>
        <w:r w:rsidRPr="009D4114">
          <w:rPr>
            <w:sz w:val="24"/>
            <w:szCs w:val="24"/>
          </w:rPr>
          <w:t xml:space="preserve"> species</w:t>
        </w:r>
        <w:r w:rsidRPr="0092017A">
          <w:rPr>
            <w:sz w:val="24"/>
            <w:szCs w:val="24"/>
          </w:rPr>
          <w:t xml:space="preserve"> (</w:t>
        </w:r>
        <w:r>
          <w:rPr>
            <w:i/>
            <w:iCs/>
            <w:sz w:val="24"/>
            <w:szCs w:val="24"/>
          </w:rPr>
          <w:t xml:space="preserve">Caltha palustris, Ranunculus </w:t>
        </w:r>
        <w:proofErr w:type="spellStart"/>
        <w:r>
          <w:rPr>
            <w:i/>
            <w:iCs/>
            <w:sz w:val="24"/>
            <w:szCs w:val="24"/>
          </w:rPr>
          <w:t>abortivus</w:t>
        </w:r>
        <w:proofErr w:type="spellEnd"/>
        <w:r>
          <w:rPr>
            <w:i/>
            <w:iCs/>
            <w:sz w:val="24"/>
            <w:szCs w:val="24"/>
          </w:rPr>
          <w:t xml:space="preserve">, </w:t>
        </w:r>
        <w:r w:rsidRPr="0092017A">
          <w:rPr>
            <w:i/>
            <w:iCs/>
            <w:sz w:val="24"/>
            <w:szCs w:val="24"/>
          </w:rPr>
          <w:t xml:space="preserve">Rosa </w:t>
        </w:r>
        <w:proofErr w:type="spellStart"/>
        <w:r w:rsidRPr="0092017A">
          <w:rPr>
            <w:i/>
            <w:iCs/>
            <w:sz w:val="24"/>
            <w:szCs w:val="24"/>
          </w:rPr>
          <w:t>arkansana</w:t>
        </w:r>
        <w:proofErr w:type="spellEnd"/>
        <w:r w:rsidRPr="0092017A">
          <w:rPr>
            <w:i/>
            <w:iCs/>
            <w:sz w:val="24"/>
            <w:szCs w:val="24"/>
          </w:rPr>
          <w:t xml:space="preserve"> </w:t>
        </w:r>
        <w:r w:rsidRPr="0092017A">
          <w:rPr>
            <w:sz w:val="24"/>
            <w:szCs w:val="24"/>
          </w:rPr>
          <w:t xml:space="preserve">and </w:t>
        </w:r>
        <w:r w:rsidRPr="0092017A">
          <w:rPr>
            <w:i/>
            <w:iCs/>
            <w:sz w:val="24"/>
            <w:szCs w:val="24"/>
          </w:rPr>
          <w:t>Zigadenus elegans</w:t>
        </w:r>
        <w:r w:rsidRPr="0092017A">
          <w:rPr>
            <w:sz w:val="24"/>
            <w:szCs w:val="24"/>
          </w:rPr>
          <w:t>)</w:t>
        </w:r>
        <w:r w:rsidRPr="009D4114">
          <w:rPr>
            <w:sz w:val="24"/>
            <w:szCs w:val="24"/>
          </w:rPr>
          <w:t xml:space="preserve"> had positive regression coefficients meaning the deeper the snow</w:t>
        </w:r>
        <w:r w:rsidRPr="00C906F5">
          <w:rPr>
            <w:sz w:val="24"/>
            <w:szCs w:val="24"/>
          </w:rPr>
          <w:t xml:space="preserve"> on day X in March, the later</w:t>
        </w:r>
        <w:r w:rsidRPr="009D4114">
          <w:rPr>
            <w:sz w:val="24"/>
            <w:szCs w:val="24"/>
          </w:rPr>
          <w:t xml:space="preserve"> the species flowered. This outcome would be expected if snow cover impaired earlier flowering.</w:t>
        </w:r>
        <w:r>
          <w:rPr>
            <w:sz w:val="24"/>
            <w:szCs w:val="24"/>
          </w:rPr>
          <w:t xml:space="preserve"> Since three of these species flower later in the summer, developmental processes earlier in the spring could be directly affected by snowpack, shifting flowering phenology, regardless of flower timing. Two</w:t>
        </w:r>
        <w:r w:rsidRPr="0092017A">
          <w:rPr>
            <w:sz w:val="24"/>
            <w:szCs w:val="24"/>
          </w:rPr>
          <w:t xml:space="preserve"> species</w:t>
        </w:r>
        <w:r>
          <w:rPr>
            <w:sz w:val="24"/>
            <w:szCs w:val="24"/>
          </w:rPr>
          <w:t xml:space="preserve"> (</w:t>
        </w:r>
        <w:r>
          <w:rPr>
            <w:i/>
            <w:iCs/>
            <w:sz w:val="24"/>
            <w:szCs w:val="24"/>
          </w:rPr>
          <w:t xml:space="preserve">Amorpha </w:t>
        </w:r>
        <w:proofErr w:type="spellStart"/>
        <w:r>
          <w:rPr>
            <w:i/>
            <w:iCs/>
            <w:sz w:val="24"/>
            <w:szCs w:val="24"/>
          </w:rPr>
          <w:t>canescens</w:t>
        </w:r>
        <w:proofErr w:type="spellEnd"/>
        <w:r>
          <w:rPr>
            <w:i/>
            <w:iCs/>
            <w:sz w:val="24"/>
            <w:szCs w:val="24"/>
          </w:rPr>
          <w:t xml:space="preserve"> </w:t>
        </w:r>
        <w:r>
          <w:rPr>
            <w:sz w:val="24"/>
            <w:szCs w:val="24"/>
          </w:rPr>
          <w:t xml:space="preserve">and </w:t>
        </w:r>
        <w:r>
          <w:rPr>
            <w:i/>
            <w:iCs/>
            <w:sz w:val="24"/>
            <w:szCs w:val="24"/>
          </w:rPr>
          <w:t xml:space="preserve">Cypripedium </w:t>
        </w:r>
        <w:proofErr w:type="spellStart"/>
        <w:r>
          <w:rPr>
            <w:i/>
            <w:iCs/>
            <w:sz w:val="24"/>
            <w:szCs w:val="24"/>
          </w:rPr>
          <w:t>candidum</w:t>
        </w:r>
        <w:proofErr w:type="spellEnd"/>
        <w:r>
          <w:rPr>
            <w:sz w:val="24"/>
            <w:szCs w:val="24"/>
          </w:rPr>
          <w:t>)</w:t>
        </w:r>
        <w:r w:rsidRPr="0092017A">
          <w:rPr>
            <w:sz w:val="24"/>
            <w:szCs w:val="24"/>
          </w:rPr>
          <w:t xml:space="preserve"> </w:t>
        </w:r>
        <w:r>
          <w:rPr>
            <w:sz w:val="24"/>
            <w:szCs w:val="24"/>
          </w:rPr>
          <w:t>had</w:t>
        </w:r>
        <w:r w:rsidRPr="0092017A">
          <w:rPr>
            <w:sz w:val="24"/>
            <w:szCs w:val="24"/>
          </w:rPr>
          <w:t xml:space="preserve"> a negative regression coefficient </w:t>
        </w:r>
        <w:r>
          <w:rPr>
            <w:sz w:val="24"/>
            <w:szCs w:val="24"/>
          </w:rPr>
          <w:t xml:space="preserve">meaning that increased snowpack led to earlier flowering. </w:t>
        </w:r>
        <w:r>
          <w:rPr>
            <w:i/>
            <w:iCs/>
            <w:sz w:val="24"/>
            <w:szCs w:val="24"/>
          </w:rPr>
          <w:t xml:space="preserve">Cypripedium </w:t>
        </w:r>
        <w:proofErr w:type="spellStart"/>
        <w:r>
          <w:rPr>
            <w:i/>
            <w:iCs/>
            <w:sz w:val="24"/>
            <w:szCs w:val="24"/>
          </w:rPr>
          <w:t>candidum</w:t>
        </w:r>
        <w:proofErr w:type="spellEnd"/>
        <w:r>
          <w:rPr>
            <w:i/>
            <w:iCs/>
            <w:sz w:val="24"/>
            <w:szCs w:val="24"/>
          </w:rPr>
          <w:t xml:space="preserve"> </w:t>
        </w:r>
        <w:r>
          <w:rPr>
            <w:sz w:val="24"/>
            <w:szCs w:val="24"/>
          </w:rPr>
          <w:t xml:space="preserve">is the only obligative wetland species used in this analysis, which may explain the strong relationship between flowering and winter precipitation. Since soil moisture from snowpack can take months to dissipate, snowmelt and early evapotranspiration may affect the soil moisture available for species that flower later in the season </w:t>
        </w:r>
        <w:r>
          <w:rPr>
            <w:sz w:val="24"/>
            <w:szCs w:val="24"/>
          </w:rPr>
          <w:fldChar w:fldCharType="begin"/>
        </w:r>
        <w:r>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Pr>
            <w:sz w:val="24"/>
            <w:szCs w:val="24"/>
          </w:rPr>
          <w:fldChar w:fldCharType="separate"/>
        </w:r>
        <w:r>
          <w:rPr>
            <w:noProof/>
            <w:sz w:val="24"/>
            <w:szCs w:val="24"/>
          </w:rPr>
          <w:t>(Wang et al, 2018)</w:t>
        </w:r>
        <w:r>
          <w:rPr>
            <w:sz w:val="24"/>
            <w:szCs w:val="24"/>
          </w:rPr>
          <w:fldChar w:fldCharType="end"/>
        </w:r>
        <w:r>
          <w:rPr>
            <w:sz w:val="24"/>
            <w:szCs w:val="24"/>
          </w:rPr>
          <w:t xml:space="preserve">. Strangely, </w:t>
        </w:r>
        <w:r>
          <w:rPr>
            <w:i/>
            <w:iCs/>
            <w:sz w:val="24"/>
            <w:szCs w:val="24"/>
          </w:rPr>
          <w:t xml:space="preserve">Amorpha </w:t>
        </w:r>
        <w:proofErr w:type="spellStart"/>
        <w:r>
          <w:rPr>
            <w:i/>
            <w:iCs/>
            <w:sz w:val="24"/>
            <w:szCs w:val="24"/>
          </w:rPr>
          <w:t>canescens</w:t>
        </w:r>
        <w:proofErr w:type="spellEnd"/>
        <w:r>
          <w:rPr>
            <w:sz w:val="24"/>
            <w:szCs w:val="24"/>
          </w:rPr>
          <w:t xml:space="preserve">, an early flowering species, also had a negative regression coefficient. One explanation is that the development of </w:t>
        </w:r>
        <w:r>
          <w:rPr>
            <w:i/>
            <w:iCs/>
            <w:sz w:val="24"/>
            <w:szCs w:val="24"/>
          </w:rPr>
          <w:t xml:space="preserve">Amorpha </w:t>
        </w:r>
        <w:proofErr w:type="spellStart"/>
        <w:r>
          <w:rPr>
            <w:i/>
            <w:iCs/>
            <w:sz w:val="24"/>
            <w:szCs w:val="24"/>
          </w:rPr>
          <w:t>canescens</w:t>
        </w:r>
        <w:proofErr w:type="spellEnd"/>
        <w:r>
          <w:rPr>
            <w:i/>
            <w:iCs/>
            <w:sz w:val="24"/>
            <w:szCs w:val="24"/>
          </w:rPr>
          <w:t xml:space="preserve"> </w:t>
        </w:r>
        <w:r>
          <w:rPr>
            <w:sz w:val="24"/>
            <w:szCs w:val="24"/>
          </w:rPr>
          <w:t xml:space="preserve">is vulnerable to spring frost events and snow cover acts as a layer of protection during the spring. </w:t>
        </w:r>
        <w:r w:rsidRPr="00B0184A">
          <w:rPr>
            <w:sz w:val="24"/>
            <w:szCs w:val="24"/>
          </w:rPr>
          <w:t>Whether</w:t>
        </w:r>
        <w:r>
          <w:rPr>
            <w:sz w:val="24"/>
            <w:szCs w:val="24"/>
          </w:rPr>
          <w:t xml:space="preserve"> due to impaired early development or quantities of </w:t>
        </w:r>
        <w:r>
          <w:rPr>
            <w:sz w:val="24"/>
            <w:szCs w:val="24"/>
          </w:rPr>
          <w:lastRenderedPageBreak/>
          <w:t>soil moisture, these six species are compensating for the conditions that resulted from snowpack by shifting flowering phenology.</w:t>
        </w:r>
      </w:ins>
    </w:p>
    <w:p w14:paraId="7EE5F1AA" w14:textId="77777777" w:rsidR="00492F1C" w:rsidRPr="0092017A" w:rsidRDefault="00492F1C" w:rsidP="00492F1C">
      <w:pPr>
        <w:spacing w:after="0" w:line="480" w:lineRule="auto"/>
        <w:ind w:firstLine="720"/>
        <w:rPr>
          <w:ins w:id="187" w:author="Steven Travers" w:date="2021-08-03T16:48:00Z"/>
          <w:sz w:val="24"/>
          <w:szCs w:val="24"/>
        </w:rPr>
      </w:pPr>
      <w:ins w:id="188" w:author="Steven Travers" w:date="2021-08-03T16:48:00Z">
        <w:r w:rsidRPr="0092017A">
          <w:rPr>
            <w:sz w:val="24"/>
            <w:szCs w:val="24"/>
          </w:rPr>
          <w:t>Overall, our results suggest that snowpack does not have a strong relationship with flower timing</w:t>
        </w:r>
        <w:r>
          <w:rPr>
            <w:sz w:val="24"/>
            <w:szCs w:val="24"/>
          </w:rPr>
          <w:t xml:space="preserve"> in northern Midwestern tallgrass prairies</w:t>
        </w:r>
        <w:r w:rsidRPr="0092017A">
          <w:rPr>
            <w:sz w:val="24"/>
            <w:szCs w:val="24"/>
          </w:rPr>
          <w:t xml:space="preserve">. </w:t>
        </w:r>
        <w:r>
          <w:rPr>
            <w:sz w:val="24"/>
            <w:szCs w:val="24"/>
          </w:rPr>
          <w:t>S</w:t>
        </w:r>
        <w:r w:rsidRPr="0092017A">
          <w:rPr>
            <w:sz w:val="24"/>
            <w:szCs w:val="24"/>
          </w:rPr>
          <w:t xml:space="preserve">nowpack </w:t>
        </w:r>
        <w:r>
          <w:rPr>
            <w:sz w:val="24"/>
            <w:szCs w:val="24"/>
          </w:rPr>
          <w:t>may</w:t>
        </w:r>
        <w:r w:rsidRPr="0092017A">
          <w:rPr>
            <w:sz w:val="24"/>
            <w:szCs w:val="24"/>
          </w:rPr>
          <w:t xml:space="preserve"> not inhibit flowering because</w:t>
        </w:r>
        <w:r>
          <w:rPr>
            <w:sz w:val="24"/>
            <w:szCs w:val="24"/>
          </w:rPr>
          <w:t>,</w:t>
        </w:r>
        <w:r w:rsidRPr="0092017A">
          <w:rPr>
            <w:sz w:val="24"/>
            <w:szCs w:val="24"/>
          </w:rPr>
          <w:t xml:space="preserve"> even with </w:t>
        </w:r>
        <w:r>
          <w:rPr>
            <w:sz w:val="24"/>
            <w:szCs w:val="24"/>
          </w:rPr>
          <w:t xml:space="preserve">a </w:t>
        </w:r>
        <w:r w:rsidRPr="0092017A">
          <w:rPr>
            <w:sz w:val="24"/>
            <w:szCs w:val="24"/>
          </w:rPr>
          <w:t>late start</w:t>
        </w:r>
        <w:r>
          <w:rPr>
            <w:sz w:val="24"/>
            <w:szCs w:val="24"/>
          </w:rPr>
          <w:t>,</w:t>
        </w:r>
        <w:r w:rsidRPr="0092017A">
          <w:rPr>
            <w:sz w:val="24"/>
            <w:szCs w:val="24"/>
          </w:rPr>
          <w:t xml:space="preserve"> growing plants </w:t>
        </w:r>
        <w:r>
          <w:rPr>
            <w:sz w:val="24"/>
            <w:szCs w:val="24"/>
          </w:rPr>
          <w:t xml:space="preserve">may be able to catch up by shortening earlier developmental phases </w:t>
        </w:r>
        <w:r>
          <w:rPr>
            <w:sz w:val="24"/>
            <w:szCs w:val="24"/>
          </w:rPr>
          <w:fldChar w:fldCharType="begin"/>
        </w:r>
        <w:r>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Pr>
            <w:sz w:val="24"/>
            <w:szCs w:val="24"/>
          </w:rPr>
          <w:fldChar w:fldCharType="separate"/>
        </w:r>
        <w:r>
          <w:rPr>
            <w:noProof/>
            <w:sz w:val="24"/>
            <w:szCs w:val="24"/>
          </w:rPr>
          <w:t>(Semenchuk et al, 2016)</w:t>
        </w:r>
        <w:r>
          <w:rPr>
            <w:sz w:val="24"/>
            <w:szCs w:val="24"/>
          </w:rPr>
          <w:fldChar w:fldCharType="end"/>
        </w:r>
        <w:r>
          <w:rPr>
            <w:sz w:val="24"/>
            <w:szCs w:val="24"/>
          </w:rPr>
          <w:t>. We expected snowpack to influence early flowering species and not later flowering species but, our results indicate that growth and flowering begin regardless of snow cover. In comparison with snowpack, a</w:t>
        </w:r>
        <w:r w:rsidRPr="00075B6A">
          <w:rPr>
            <w:sz w:val="24"/>
            <w:szCs w:val="24"/>
          </w:rPr>
          <w:t xml:space="preserve">ir temperature </w:t>
        </w:r>
        <w:r>
          <w:rPr>
            <w:sz w:val="24"/>
            <w:szCs w:val="24"/>
          </w:rPr>
          <w:t>had</w:t>
        </w:r>
        <w:r w:rsidRPr="00075B6A">
          <w:rPr>
            <w:sz w:val="24"/>
            <w:szCs w:val="24"/>
          </w:rPr>
          <w:t xml:space="preserve"> a much stronger effect on when plants flower. </w:t>
        </w:r>
        <w:r>
          <w:rPr>
            <w:sz w:val="24"/>
            <w:szCs w:val="24"/>
          </w:rPr>
          <w:t>Species interspersed throughout the growing season had significant regression coefficients for the effect of early temperatures on flower timing. We can therefore draw the conclusion that temperature is more strongly associated with flowering phenology than snowpack for prairie species.</w:t>
        </w:r>
      </w:ins>
    </w:p>
    <w:p w14:paraId="0C0B345A" w14:textId="169830E3" w:rsidR="00374BBB" w:rsidRDefault="00374BBB" w:rsidP="00374BBB">
      <w:pPr>
        <w:spacing w:line="480" w:lineRule="auto"/>
        <w:rPr>
          <w:sz w:val="24"/>
          <w:szCs w:val="24"/>
        </w:rPr>
      </w:pPr>
      <w:r>
        <w:rPr>
          <w:sz w:val="24"/>
          <w:szCs w:val="24"/>
        </w:rPr>
        <w:tab/>
        <w:t xml:space="preserve">Further research is needed to better understand the relationships between changing climatic conditions and flowering phenology. We only considered snow cover and melt but, other forms of precipitation might be more tightly related to triggering flowering. </w:t>
      </w:r>
      <w:proofErr w:type="spellStart"/>
      <w:r>
        <w:rPr>
          <w:sz w:val="24"/>
          <w:szCs w:val="24"/>
        </w:rPr>
        <w:t>Patricola</w:t>
      </w:r>
      <w:proofErr w:type="spellEnd"/>
      <w:r>
        <w:rPr>
          <w:sz w:val="24"/>
          <w:szCs w:val="24"/>
        </w:rPr>
        <w:t xml:space="preserve"> and Cook (2013) found that precipitation is expected to increase for April and May with climate change and decrease for July and August. These changes could have implications for flowering phenology throughout the growing season.</w:t>
      </w:r>
    </w:p>
    <w:p w14:paraId="6798429D" w14:textId="57406C2E" w:rsidR="00796A82" w:rsidRDefault="00796A82" w:rsidP="00374BBB">
      <w:pPr>
        <w:spacing w:line="480" w:lineRule="auto"/>
        <w:rPr>
          <w:sz w:val="24"/>
          <w:szCs w:val="24"/>
        </w:rPr>
      </w:pPr>
    </w:p>
    <w:p w14:paraId="5D83172C" w14:textId="77777777" w:rsidR="00796A82" w:rsidRDefault="00796A82" w:rsidP="00374BBB">
      <w:pPr>
        <w:spacing w:line="480" w:lineRule="auto"/>
        <w:rPr>
          <w:sz w:val="24"/>
          <w:szCs w:val="24"/>
        </w:rPr>
      </w:pPr>
    </w:p>
    <w:p w14:paraId="24E418D2" w14:textId="77777777" w:rsidR="00374BBB" w:rsidRDefault="00374BBB" w:rsidP="00374BBB">
      <w:pPr>
        <w:spacing w:line="480" w:lineRule="auto"/>
        <w:rPr>
          <w:b/>
          <w:bCs/>
          <w:sz w:val="24"/>
          <w:szCs w:val="24"/>
        </w:rPr>
      </w:pPr>
      <w:r w:rsidRPr="00560D7E">
        <w:rPr>
          <w:b/>
          <w:bCs/>
          <w:sz w:val="24"/>
          <w:szCs w:val="24"/>
        </w:rPr>
        <w:t>Acknowledgements</w:t>
      </w:r>
    </w:p>
    <w:p w14:paraId="5D98E5A3" w14:textId="3573762A" w:rsidR="00374BBB" w:rsidRDefault="00374BBB" w:rsidP="00374BBB">
      <w:pPr>
        <w:spacing w:line="480" w:lineRule="auto"/>
        <w:rPr>
          <w:sz w:val="24"/>
          <w:szCs w:val="24"/>
        </w:rPr>
      </w:pPr>
      <w:r>
        <w:rPr>
          <w:sz w:val="24"/>
          <w:szCs w:val="24"/>
        </w:rPr>
        <w:lastRenderedPageBreak/>
        <w:t xml:space="preserve">We are grateful to </w:t>
      </w:r>
      <w:ins w:id="189" w:author="Steven Travers" w:date="2021-07-22T16:38:00Z">
        <w:r w:rsidR="00B64E47">
          <w:rPr>
            <w:sz w:val="24"/>
            <w:szCs w:val="24"/>
          </w:rPr>
          <w:t xml:space="preserve">Dr. </w:t>
        </w:r>
      </w:ins>
      <w:r>
        <w:rPr>
          <w:sz w:val="24"/>
          <w:szCs w:val="24"/>
        </w:rPr>
        <w:t xml:space="preserve">Althea Archer for her help with R and setting up GitHub collaboration and to </w:t>
      </w:r>
      <w:ins w:id="190" w:author="Steven Travers" w:date="2021-07-22T16:39:00Z">
        <w:r w:rsidR="00B64E47">
          <w:rPr>
            <w:sz w:val="24"/>
            <w:szCs w:val="24"/>
          </w:rPr>
          <w:t xml:space="preserve">Dr. </w:t>
        </w:r>
      </w:ins>
      <w:r>
        <w:rPr>
          <w:sz w:val="24"/>
          <w:szCs w:val="24"/>
        </w:rPr>
        <w:t xml:space="preserve">Ned </w:t>
      </w:r>
      <w:proofErr w:type="spellStart"/>
      <w:r>
        <w:rPr>
          <w:sz w:val="24"/>
          <w:szCs w:val="24"/>
        </w:rPr>
        <w:t>Dochterman</w:t>
      </w:r>
      <w:proofErr w:type="spellEnd"/>
      <w:r>
        <w:rPr>
          <w:sz w:val="24"/>
          <w:szCs w:val="24"/>
        </w:rPr>
        <w:t xml:space="preserve"> for advice on structural equation modeling. We </w:t>
      </w:r>
      <w:ins w:id="191" w:author="Steven Travers" w:date="2021-07-22T16:39:00Z">
        <w:r w:rsidR="00B64E47">
          <w:rPr>
            <w:sz w:val="24"/>
            <w:szCs w:val="24"/>
          </w:rPr>
          <w:t xml:space="preserve">also </w:t>
        </w:r>
      </w:ins>
      <w:r w:rsidR="00EF77E7">
        <w:rPr>
          <w:sz w:val="24"/>
          <w:szCs w:val="24"/>
        </w:rPr>
        <w:t>thank</w:t>
      </w:r>
      <w:r>
        <w:rPr>
          <w:sz w:val="24"/>
          <w:szCs w:val="24"/>
        </w:rPr>
        <w:t xml:space="preserve"> </w:t>
      </w:r>
      <w:ins w:id="192" w:author="Steven Travers" w:date="2021-07-22T16:39:00Z">
        <w:r w:rsidR="00B64E47">
          <w:rPr>
            <w:sz w:val="24"/>
            <w:szCs w:val="24"/>
          </w:rPr>
          <w:t xml:space="preserve">Dr. </w:t>
        </w:r>
      </w:ins>
      <w:r>
        <w:rPr>
          <w:sz w:val="24"/>
          <w:szCs w:val="24"/>
        </w:rPr>
        <w:t xml:space="preserve">Edward </w:t>
      </w:r>
      <w:proofErr w:type="spellStart"/>
      <w:r>
        <w:rPr>
          <w:sz w:val="24"/>
          <w:szCs w:val="24"/>
        </w:rPr>
        <w:t>DeKeyser</w:t>
      </w:r>
      <w:proofErr w:type="spellEnd"/>
      <w:r>
        <w:rPr>
          <w:sz w:val="24"/>
          <w:szCs w:val="24"/>
        </w:rPr>
        <w:t xml:space="preserve"> for his expertise on prairie and wetland plant species.</w:t>
      </w:r>
    </w:p>
    <w:p w14:paraId="3B236D08" w14:textId="77777777" w:rsidR="00374BBB" w:rsidRPr="00374BBB" w:rsidRDefault="00374BBB" w:rsidP="00374BBB">
      <w:pPr>
        <w:spacing w:line="480" w:lineRule="auto"/>
        <w:rPr>
          <w:b/>
          <w:bCs/>
          <w:sz w:val="24"/>
          <w:szCs w:val="24"/>
        </w:rPr>
      </w:pPr>
      <w:r w:rsidRPr="00374BBB">
        <w:rPr>
          <w:b/>
          <w:bCs/>
          <w:sz w:val="24"/>
          <w:szCs w:val="24"/>
        </w:rPr>
        <w:t>Literature Cited</w:t>
      </w:r>
    </w:p>
    <w:p w14:paraId="041036C1" w14:textId="64F15AEA" w:rsidR="001C1E5F" w:rsidRPr="001C1E5F" w:rsidRDefault="00374BBB" w:rsidP="00880F64">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1C1E5F" w:rsidRPr="001C1E5F">
        <w:t xml:space="preserve">Bjorkman, A. D., Elmendorf, S. C., Beamish, A. L., Vellend, M. &amp; Henry, G. H. R. (2015) Contrasting effects of warming and increased snowfall on Arctic tundra plant phenology over the past two decades. </w:t>
      </w:r>
      <w:r w:rsidR="001C1E5F" w:rsidRPr="001C1E5F">
        <w:rPr>
          <w:i/>
        </w:rPr>
        <w:t>Global Change Biology</w:t>
      </w:r>
      <w:r w:rsidR="001C1E5F" w:rsidRPr="001C1E5F">
        <w:t>, 21(12), 4651-4661.</w:t>
      </w:r>
      <w:r w:rsidR="00D2193D">
        <w:t xml:space="preserve"> doi:</w:t>
      </w:r>
      <w:r w:rsidR="00D2193D" w:rsidRPr="00D2193D">
        <w:t xml:space="preserve"> 10.1111/gcb.13051</w:t>
      </w:r>
      <w:r w:rsidR="00D2193D">
        <w:t xml:space="preserve">. </w:t>
      </w:r>
    </w:p>
    <w:p w14:paraId="726BBD1D" w14:textId="4336C87B" w:rsidR="001C1E5F" w:rsidRPr="001C1E5F" w:rsidRDefault="001C1E5F" w:rsidP="00880F64">
      <w:pPr>
        <w:pStyle w:val="EndNoteBibliography"/>
        <w:spacing w:after="0"/>
        <w:ind w:left="720" w:hanging="720"/>
      </w:pPr>
      <w:r w:rsidRPr="001C1E5F">
        <w:t xml:space="preserve">Cleland, E. E., Chuine, I., Menzel, A., Mooney, H. A. &amp; Schwartz, M. D. (2007) Shifting plant phenology in response to global change. </w:t>
      </w:r>
      <w:r w:rsidRPr="001C1E5F">
        <w:rPr>
          <w:i/>
        </w:rPr>
        <w:t>Trends in Ecology &amp; Evolution</w:t>
      </w:r>
      <w:r w:rsidRPr="001C1E5F">
        <w:t>, 22(7), 357-365.</w:t>
      </w:r>
      <w:r w:rsidR="00D2193D">
        <w:t xml:space="preserve"> doi:</w:t>
      </w:r>
      <w:r w:rsidR="00D2193D" w:rsidRPr="00D2193D">
        <w:t>10.1016/j.tree.2007.04.003</w:t>
      </w:r>
      <w:r w:rsidR="00D2193D">
        <w:t>.</w:t>
      </w:r>
    </w:p>
    <w:p w14:paraId="60F3CE43" w14:textId="656D4FAD" w:rsidR="001C1E5F" w:rsidRPr="001C1E5F" w:rsidRDefault="001C1E5F" w:rsidP="00880F64">
      <w:pPr>
        <w:pStyle w:val="EndNoteBibliography"/>
        <w:spacing w:after="0"/>
        <w:ind w:left="720" w:hanging="720"/>
      </w:pPr>
      <w:r w:rsidRPr="001C1E5F">
        <w:t xml:space="preserve">Cook, B. I., Wolkovich, E. M., Davies, T. J., Ault, T. R., Betancourt, J. L., Allen, J. M., Bolmgren, K., Cleland, E. E., Crimmins, T. M., Kraft, N. J. B., Lancaster, L. T., Mazer, S. J., McCabe, G. J., McGill, B. J., Parmesan, C., Pau, S., Regetz, J., Salamin, N., Schwartz, M. D. &amp; Travers, S. E. (2012) Sensitivity of Spring Phenology to Warming Across Temporal and Spatial Climate Gradients in Two Independent Databases. </w:t>
      </w:r>
      <w:r w:rsidRPr="001C1E5F">
        <w:rPr>
          <w:i/>
        </w:rPr>
        <w:t>Ecosystems</w:t>
      </w:r>
      <w:r w:rsidRPr="001C1E5F">
        <w:t>, 15(8), 1283-1294.</w:t>
      </w:r>
      <w:r w:rsidR="00D2193D">
        <w:t xml:space="preserve"> doi:</w:t>
      </w:r>
      <w:r w:rsidR="00D2193D" w:rsidRPr="00D2193D">
        <w:t xml:space="preserve"> 10.1007/s10021-012-9584-5</w:t>
      </w:r>
      <w:r w:rsidR="00D2193D">
        <w:t>.</w:t>
      </w:r>
    </w:p>
    <w:p w14:paraId="1D9260A5" w14:textId="1451BE83" w:rsidR="001C1E5F" w:rsidRPr="001C1E5F" w:rsidRDefault="001C1E5F" w:rsidP="00880F64">
      <w:pPr>
        <w:pStyle w:val="EndNoteBibliography"/>
        <w:spacing w:after="0"/>
        <w:ind w:left="720" w:hanging="720"/>
      </w:pPr>
      <w:r w:rsidRPr="001C1E5F">
        <w:t xml:space="preserve">Dunnell, K. L. &amp; Travers, S. E. (2011) Shifts in the flowering phenology of the northern Great Plains: Patterns over 100 years. </w:t>
      </w:r>
      <w:r w:rsidRPr="001C1E5F">
        <w:rPr>
          <w:i/>
        </w:rPr>
        <w:t>American journal of botany</w:t>
      </w:r>
      <w:r w:rsidRPr="001C1E5F">
        <w:t>, 98(6), 935-945.</w:t>
      </w:r>
      <w:r w:rsidR="00D2193D">
        <w:t xml:space="preserve"> doi:</w:t>
      </w:r>
      <w:r w:rsidR="00D2193D" w:rsidRPr="00D2193D">
        <w:t>10.3732/ajb.1000363</w:t>
      </w:r>
      <w:r w:rsidR="00D2193D">
        <w:t xml:space="preserve">. </w:t>
      </w:r>
    </w:p>
    <w:p w14:paraId="6EFB902E" w14:textId="36AE24D3" w:rsidR="001C1E5F" w:rsidRDefault="001C1E5F" w:rsidP="00880F64">
      <w:pPr>
        <w:pStyle w:val="EndNoteBibliography"/>
        <w:spacing w:after="0"/>
        <w:ind w:left="720" w:hanging="720"/>
        <w:rPr>
          <w:ins w:id="193" w:author="Steven Travers" w:date="2021-08-03T17:40:00Z"/>
        </w:rPr>
      </w:pPr>
      <w:r w:rsidRPr="001C1E5F">
        <w:t xml:space="preserve">Grace, J. B. (2006) </w:t>
      </w:r>
      <w:r w:rsidRPr="001C1E5F">
        <w:rPr>
          <w:i/>
        </w:rPr>
        <w:t>Structural Equation Modeling and Natural Systems</w:t>
      </w:r>
      <w:r w:rsidRPr="001C1E5F">
        <w:t xml:space="preserve">, </w:t>
      </w:r>
      <w:r w:rsidRPr="001C1E5F">
        <w:rPr>
          <w:i/>
        </w:rPr>
        <w:t>63</w:t>
      </w:r>
      <w:r w:rsidRPr="001C1E5F">
        <w:t>. Cambridge, U.K.: Cambridge University Press.</w:t>
      </w:r>
      <w:r w:rsidR="00D2193D">
        <w:t xml:space="preserve"> doi:10.1111/j.1541-0420.2007.00856_13.x</w:t>
      </w:r>
      <w:r w:rsidR="00517DE8">
        <w:t>.</w:t>
      </w:r>
    </w:p>
    <w:p w14:paraId="07B19495" w14:textId="77777777" w:rsidR="00974509" w:rsidRPr="00974509" w:rsidRDefault="00974509" w:rsidP="00974509">
      <w:pPr>
        <w:autoSpaceDE w:val="0"/>
        <w:autoSpaceDN w:val="0"/>
        <w:adjustRightInd w:val="0"/>
        <w:spacing w:after="0" w:line="240" w:lineRule="auto"/>
        <w:rPr>
          <w:ins w:id="194" w:author="Steven Travers" w:date="2021-08-03T17:40:00Z"/>
          <w:rFonts w:ascii="Times-Roman" w:hAnsi="Times-Roman" w:cs="Times-Roman"/>
          <w:rPrChange w:id="195" w:author="Steven Travers" w:date="2021-08-03T17:40:00Z">
            <w:rPr>
              <w:ins w:id="196" w:author="Steven Travers" w:date="2021-08-03T17:40:00Z"/>
              <w:rFonts w:ascii="Times-Roman" w:hAnsi="Times-Roman" w:cs="Times-Roman"/>
              <w:sz w:val="24"/>
              <w:szCs w:val="24"/>
            </w:rPr>
          </w:rPrChange>
        </w:rPr>
      </w:pPr>
      <w:ins w:id="197" w:author="Steven Travers" w:date="2021-08-03T17:40:00Z">
        <w:r w:rsidRPr="00974509">
          <w:rPr>
            <w:rFonts w:ascii="Times-Roman" w:hAnsi="Times-Roman" w:cs="Times-Roman"/>
            <w:rPrChange w:id="198" w:author="Steven Travers" w:date="2021-08-03T17:40:00Z">
              <w:rPr>
                <w:rFonts w:ascii="Times-Roman" w:hAnsi="Times-Roman" w:cs="Times-Roman"/>
                <w:sz w:val="24"/>
                <w:szCs w:val="24"/>
              </w:rPr>
            </w:rPrChange>
          </w:rPr>
          <w:t>Henebry, G.M., 2003. Grasslands of the North American Great Plains. In Phenology: An Integrative</w:t>
        </w:r>
      </w:ins>
    </w:p>
    <w:p w14:paraId="429DC89C" w14:textId="77777777" w:rsidR="00974509" w:rsidRPr="00974509" w:rsidRDefault="00974509" w:rsidP="00974509">
      <w:pPr>
        <w:autoSpaceDE w:val="0"/>
        <w:autoSpaceDN w:val="0"/>
        <w:adjustRightInd w:val="0"/>
        <w:spacing w:after="0" w:line="240" w:lineRule="auto"/>
        <w:ind w:left="720"/>
        <w:rPr>
          <w:ins w:id="199" w:author="Steven Travers" w:date="2021-08-03T17:40:00Z"/>
          <w:rFonts w:ascii="Times-Roman" w:hAnsi="Times-Roman" w:cs="Times-Roman"/>
          <w:rPrChange w:id="200" w:author="Steven Travers" w:date="2021-08-03T17:40:00Z">
            <w:rPr>
              <w:ins w:id="201" w:author="Steven Travers" w:date="2021-08-03T17:40:00Z"/>
              <w:rFonts w:ascii="Times-Roman" w:hAnsi="Times-Roman" w:cs="Times-Roman"/>
              <w:sz w:val="24"/>
              <w:szCs w:val="24"/>
            </w:rPr>
          </w:rPrChange>
        </w:rPr>
      </w:pPr>
      <w:ins w:id="202" w:author="Steven Travers" w:date="2021-08-03T17:40:00Z">
        <w:r w:rsidRPr="00974509">
          <w:rPr>
            <w:rFonts w:ascii="Times-Roman" w:hAnsi="Times-Roman" w:cs="Times-Roman"/>
            <w:rPrChange w:id="203" w:author="Steven Travers" w:date="2021-08-03T17:40:00Z">
              <w:rPr>
                <w:rFonts w:ascii="Times-Roman" w:hAnsi="Times-Roman" w:cs="Times-Roman"/>
                <w:sz w:val="24"/>
                <w:szCs w:val="24"/>
              </w:rPr>
            </w:rPrChange>
          </w:rPr>
          <w:t>Environmental Science (pp. 157-174). Springer, Dordrecht.</w:t>
        </w:r>
      </w:ins>
    </w:p>
    <w:p w14:paraId="51C7750A" w14:textId="1E2E849B" w:rsidR="00974509" w:rsidRPr="00974509" w:rsidRDefault="00974509">
      <w:pPr>
        <w:autoSpaceDE w:val="0"/>
        <w:autoSpaceDN w:val="0"/>
        <w:adjustRightInd w:val="0"/>
        <w:spacing w:after="0" w:line="240" w:lineRule="auto"/>
        <w:ind w:left="720" w:hanging="720"/>
        <w:rPr>
          <w:rFonts w:ascii="Times-Roman" w:hAnsi="Times-Roman" w:cs="Times-Roman"/>
          <w:rPrChange w:id="204" w:author="Steven Travers" w:date="2021-08-03T17:41:00Z">
            <w:rPr/>
          </w:rPrChange>
        </w:rPr>
        <w:pPrChange w:id="205" w:author="Steven Travers" w:date="2021-08-03T17:41:00Z">
          <w:pPr>
            <w:pStyle w:val="EndNoteBibliography"/>
            <w:spacing w:after="0"/>
            <w:ind w:left="720" w:hanging="720"/>
          </w:pPr>
        </w:pPrChange>
      </w:pPr>
      <w:ins w:id="206" w:author="Steven Travers" w:date="2021-08-03T17:40:00Z">
        <w:r w:rsidRPr="00974509">
          <w:rPr>
            <w:rFonts w:ascii="Times-Roman" w:hAnsi="Times-Roman" w:cs="Times-Roman"/>
            <w:rPrChange w:id="207" w:author="Steven Travers" w:date="2021-08-03T17:40:00Z">
              <w:rPr>
                <w:rFonts w:ascii="Times-Roman" w:hAnsi="Times-Roman" w:cs="Times-Roman"/>
                <w:sz w:val="24"/>
                <w:szCs w:val="24"/>
              </w:rPr>
            </w:rPrChange>
          </w:rPr>
          <w:t>Henebry, G.M., 2013. Phenologies of North American grasslands and grasses. In Phenology: An Integrative</w:t>
        </w:r>
      </w:ins>
      <w:ins w:id="208" w:author="Steven Travers" w:date="2021-08-03T17:41:00Z">
        <w:r>
          <w:rPr>
            <w:rFonts w:ascii="Times-Roman" w:hAnsi="Times-Roman" w:cs="Times-Roman"/>
          </w:rPr>
          <w:t xml:space="preserve"> </w:t>
        </w:r>
      </w:ins>
      <w:ins w:id="209" w:author="Steven Travers" w:date="2021-08-03T17:40:00Z">
        <w:r w:rsidRPr="00974509">
          <w:rPr>
            <w:rFonts w:ascii="Times-Roman" w:hAnsi="Times-Roman" w:cs="Times-Roman"/>
            <w:rPrChange w:id="210" w:author="Steven Travers" w:date="2021-08-03T17:40:00Z">
              <w:rPr>
                <w:rFonts w:ascii="Times-Roman" w:hAnsi="Times-Roman" w:cs="Times-Roman"/>
                <w:sz w:val="24"/>
                <w:szCs w:val="24"/>
              </w:rPr>
            </w:rPrChange>
          </w:rPr>
          <w:t>Environmental Science 2nd edition. (pp. 197-210). Springer, Dordrecht.</w:t>
        </w:r>
      </w:ins>
    </w:p>
    <w:p w14:paraId="0F244F85" w14:textId="32EEB531" w:rsidR="001C1E5F" w:rsidRPr="001C1E5F" w:rsidRDefault="001C1E5F" w:rsidP="00880F64">
      <w:pPr>
        <w:pStyle w:val="EndNoteBibliography"/>
        <w:spacing w:after="0"/>
        <w:ind w:left="720" w:hanging="720"/>
      </w:pPr>
      <w:r w:rsidRPr="001C1E5F">
        <w:t xml:space="preserve">Inouye, D. W., Morales, M. A. &amp; Dodge, G. J. (2002) Variation in timing and abundance of flowering by Delphinium barbeyi Huth (Ranunculaceae): the roles of snowpack, frost, and La Nina, in the context of climate change. </w:t>
      </w:r>
      <w:r w:rsidRPr="001C1E5F">
        <w:rPr>
          <w:i/>
        </w:rPr>
        <w:t>Oecologia</w:t>
      </w:r>
      <w:r w:rsidRPr="001C1E5F">
        <w:t>, 130, 543-550.</w:t>
      </w:r>
      <w:r w:rsidR="002A3447">
        <w:t xml:space="preserve"> doi:</w:t>
      </w:r>
      <w:r w:rsidR="002A3447" w:rsidRPr="002A3447">
        <w:t>10.1007/s00442-001-0835-y</w:t>
      </w:r>
      <w:r w:rsidR="002A3447">
        <w:t>.</w:t>
      </w:r>
    </w:p>
    <w:p w14:paraId="198CF38E" w14:textId="4242BA0D" w:rsidR="001C1E5F" w:rsidRPr="001C1E5F" w:rsidRDefault="001C1E5F" w:rsidP="00880F64">
      <w:pPr>
        <w:pStyle w:val="EndNoteBibliography"/>
        <w:spacing w:after="0"/>
        <w:ind w:left="720" w:hanging="720"/>
      </w:pPr>
      <w:r w:rsidRPr="001C1E5F">
        <w:t xml:space="preserve">Kharouba, H. M., Ehrlen, J., Gelman, A., Bolmgren, K., Allen, J. M., Travers, S. E. &amp; Wolkovich, E. M. (2018) Global shifts in the phenological synchrony of species interactions over recent decades. </w:t>
      </w:r>
      <w:r w:rsidRPr="001C1E5F">
        <w:rPr>
          <w:i/>
        </w:rPr>
        <w:t>Proceedings of the National Academy of Sciences of the United States of America</w:t>
      </w:r>
      <w:r w:rsidRPr="001C1E5F">
        <w:t>, 115(20), 5211-5216.</w:t>
      </w:r>
      <w:r w:rsidR="008A062C">
        <w:t xml:space="preserve"> doi:</w:t>
      </w:r>
      <w:r w:rsidR="002A3447">
        <w:t xml:space="preserve"> </w:t>
      </w:r>
      <w:r w:rsidR="008A062C" w:rsidRPr="008A062C">
        <w:t>10.1073/pnas.1714511115</w:t>
      </w:r>
      <w:r w:rsidR="008A062C">
        <w:t>.</w:t>
      </w:r>
    </w:p>
    <w:p w14:paraId="6C36BDB2" w14:textId="7E9824C9" w:rsidR="001C1E5F" w:rsidRPr="001C1E5F" w:rsidRDefault="001C1E5F" w:rsidP="00880F64">
      <w:pPr>
        <w:pStyle w:val="EndNoteBibliography"/>
        <w:spacing w:after="0"/>
        <w:ind w:left="720" w:hanging="720"/>
      </w:pPr>
      <w:r w:rsidRPr="001C1E5F">
        <w:t xml:space="preserve">Kharouba, H. M. &amp; Wolkovich, E. M. (2020) Disconnects between ecological theory and data in phenological mismatch research. </w:t>
      </w:r>
      <w:r w:rsidRPr="001C1E5F">
        <w:rPr>
          <w:i/>
        </w:rPr>
        <w:t>Nature Climate Change</w:t>
      </w:r>
      <w:r w:rsidRPr="001C1E5F">
        <w:t>, 10(5), 406-415.</w:t>
      </w:r>
      <w:r w:rsidR="008A062C">
        <w:t xml:space="preserve"> doi:</w:t>
      </w:r>
      <w:r w:rsidR="008A062C" w:rsidRPr="008A062C">
        <w:t xml:space="preserve"> 10.1038/s41558-020-0752-x</w:t>
      </w:r>
      <w:r w:rsidR="008A062C">
        <w:t>.</w:t>
      </w:r>
    </w:p>
    <w:p w14:paraId="3BEE6213" w14:textId="6609AD3D" w:rsidR="001C1E5F" w:rsidRPr="001C1E5F" w:rsidRDefault="001C1E5F" w:rsidP="00880F64">
      <w:pPr>
        <w:pStyle w:val="EndNoteBibliography"/>
        <w:spacing w:after="0"/>
        <w:ind w:left="720" w:hanging="720"/>
      </w:pPr>
      <w:r w:rsidRPr="001C1E5F">
        <w:t xml:space="preserve">McMaster, G. S. &amp; Wilhelm, W. W. (1997) Growing degree-days: one equation, two interpretations. </w:t>
      </w:r>
      <w:r w:rsidRPr="001C1E5F">
        <w:rPr>
          <w:i/>
        </w:rPr>
        <w:t>Agricultural and forest meteorology</w:t>
      </w:r>
      <w:r w:rsidRPr="001C1E5F">
        <w:t>, 87(4), 291-300.</w:t>
      </w:r>
      <w:r w:rsidR="008A062C">
        <w:t xml:space="preserve"> doi:</w:t>
      </w:r>
      <w:r w:rsidR="008A062C" w:rsidRPr="008A062C">
        <w:t xml:space="preserve"> 10.1016/S0168-1923(97)00027-0</w:t>
      </w:r>
      <w:r w:rsidR="008A062C">
        <w:t>.</w:t>
      </w:r>
    </w:p>
    <w:p w14:paraId="6C756B5F" w14:textId="6898F07A" w:rsidR="001C1E5F" w:rsidRPr="001C1E5F" w:rsidRDefault="001C1E5F" w:rsidP="00880F64">
      <w:pPr>
        <w:pStyle w:val="EndNoteBibliography"/>
        <w:spacing w:after="0"/>
        <w:ind w:left="720" w:hanging="720"/>
      </w:pPr>
      <w:r w:rsidRPr="001C1E5F">
        <w:t xml:space="preserve">Miller-Rushing, A. J. &amp; Primack, R. B. (2008) Global warming and flowering times in Thoreau's concord: A community perspective. </w:t>
      </w:r>
      <w:r w:rsidRPr="001C1E5F">
        <w:rPr>
          <w:i/>
        </w:rPr>
        <w:t>Ecology</w:t>
      </w:r>
      <w:r w:rsidRPr="001C1E5F">
        <w:t>, 89(2), 332-341.</w:t>
      </w:r>
      <w:r w:rsidR="008A062C">
        <w:t xml:space="preserve"> doi:</w:t>
      </w:r>
      <w:r w:rsidR="008A062C" w:rsidRPr="008A062C">
        <w:t xml:space="preserve"> 10.1890/07-0068.1</w:t>
      </w:r>
      <w:r w:rsidR="008A062C">
        <w:t xml:space="preserve">. </w:t>
      </w:r>
    </w:p>
    <w:p w14:paraId="57DE45DF" w14:textId="2FDBB618" w:rsidR="001C1E5F" w:rsidRPr="001C1E5F" w:rsidRDefault="00294F1D" w:rsidP="00880F64">
      <w:pPr>
        <w:pStyle w:val="EndNoteBibliography"/>
        <w:spacing w:after="0"/>
        <w:ind w:left="720" w:hanging="720"/>
      </w:pPr>
      <w:r>
        <w:t>IPCC</w:t>
      </w:r>
      <w:r w:rsidR="001C1E5F" w:rsidRPr="001C1E5F">
        <w:t xml:space="preserve">. (2014) </w:t>
      </w:r>
      <w:r w:rsidR="001C1E5F" w:rsidRPr="001C1E5F">
        <w:rPr>
          <w:i/>
        </w:rPr>
        <w:t>Climate Change 2014: Synthesis Report. Contribution of Working Groups I, II, and III to the Fifth Assessment Report of the Intergovernmental Panel on Climate Change</w:t>
      </w:r>
      <w:r>
        <w:rPr>
          <w:i/>
        </w:rPr>
        <w:t xml:space="preserve"> </w:t>
      </w:r>
      <w:r>
        <w:rPr>
          <w:iCs/>
        </w:rPr>
        <w:t xml:space="preserve">[Core Writing Team, R.K. Pachauri and L.A. Meyers (eds.)]. IPCC, </w:t>
      </w:r>
      <w:r w:rsidR="001C1E5F" w:rsidRPr="001C1E5F">
        <w:t>Geneva, Switzerland.</w:t>
      </w:r>
      <w:r>
        <w:t xml:space="preserve"> </w:t>
      </w:r>
      <w:r w:rsidRPr="00294F1D">
        <w:t>https://www.ipcc.ch/site/assets/uploads/2018/05/SYR_AR5_FINAL_full_wcover.pdf</w:t>
      </w:r>
      <w:r>
        <w:t xml:space="preserve"> </w:t>
      </w:r>
    </w:p>
    <w:p w14:paraId="5F026EFF" w14:textId="77777777" w:rsidR="00AA3268" w:rsidRPr="00AA3268" w:rsidRDefault="00AA3268" w:rsidP="00AA3268">
      <w:pPr>
        <w:autoSpaceDE w:val="0"/>
        <w:autoSpaceDN w:val="0"/>
        <w:adjustRightInd w:val="0"/>
        <w:spacing w:after="0" w:line="240" w:lineRule="auto"/>
        <w:ind w:left="720" w:hanging="720"/>
        <w:rPr>
          <w:ins w:id="211" w:author="Steven Travers" w:date="2021-08-05T01:01:00Z"/>
          <w:rFonts w:cs="Times New Roman"/>
          <w:rPrChange w:id="212" w:author="Steven Travers" w:date="2021-08-05T01:01:00Z">
            <w:rPr>
              <w:ins w:id="213" w:author="Steven Travers" w:date="2021-08-05T01:01:00Z"/>
              <w:rFonts w:ascii="Times-Roman" w:hAnsi="Times-Roman" w:cs="Times-Roman"/>
              <w:sz w:val="24"/>
              <w:szCs w:val="24"/>
            </w:rPr>
          </w:rPrChange>
        </w:rPr>
      </w:pPr>
      <w:ins w:id="214" w:author="Steven Travers" w:date="2021-08-05T01:01:00Z">
        <w:r w:rsidRPr="00AA3268">
          <w:rPr>
            <w:rFonts w:cs="Times New Roman"/>
            <w:rPrChange w:id="215" w:author="Steven Travers" w:date="2021-08-05T01:01:00Z">
              <w:rPr>
                <w:rFonts w:ascii="Times-Roman" w:hAnsi="Times-Roman" w:cs="Times-Roman"/>
                <w:sz w:val="24"/>
                <w:szCs w:val="24"/>
              </w:rPr>
            </w:rPrChange>
          </w:rPr>
          <w:t>Park, I.W., 2014. Impacts of differing community composition on flowering phenology throughout warm</w:t>
        </w:r>
      </w:ins>
    </w:p>
    <w:p w14:paraId="7B690726" w14:textId="322F8A13" w:rsidR="00AA3268" w:rsidRPr="00AA3268" w:rsidRDefault="00AA3268" w:rsidP="00AA3268">
      <w:pPr>
        <w:autoSpaceDE w:val="0"/>
        <w:autoSpaceDN w:val="0"/>
        <w:adjustRightInd w:val="0"/>
        <w:spacing w:after="0" w:line="240" w:lineRule="auto"/>
        <w:ind w:left="720"/>
        <w:rPr>
          <w:ins w:id="216" w:author="Steven Travers" w:date="2021-08-05T01:01:00Z"/>
          <w:rFonts w:cs="Times New Roman"/>
          <w:rPrChange w:id="217" w:author="Steven Travers" w:date="2021-08-05T01:01:00Z">
            <w:rPr>
              <w:ins w:id="218" w:author="Steven Travers" w:date="2021-08-05T01:01:00Z"/>
              <w:rFonts w:ascii="Times-Roman" w:hAnsi="Times-Roman" w:cs="Times-Roman"/>
              <w:sz w:val="24"/>
              <w:szCs w:val="24"/>
            </w:rPr>
          </w:rPrChange>
        </w:rPr>
      </w:pPr>
      <w:ins w:id="219" w:author="Steven Travers" w:date="2021-08-05T01:01:00Z">
        <w:r w:rsidRPr="00AA3268">
          <w:rPr>
            <w:rFonts w:cs="Times New Roman"/>
            <w:rPrChange w:id="220" w:author="Steven Travers" w:date="2021-08-05T01:01:00Z">
              <w:rPr>
                <w:rFonts w:ascii="Times-Roman" w:hAnsi="Times-Roman" w:cs="Times-Roman"/>
                <w:sz w:val="24"/>
                <w:szCs w:val="24"/>
              </w:rPr>
            </w:rPrChange>
          </w:rPr>
          <w:t xml:space="preserve">temperate, cool temperate and xeric environments. Global Ecology and </w:t>
        </w:r>
        <w:r>
          <w:rPr>
            <w:rFonts w:cs="Times New Roman"/>
          </w:rPr>
          <w:t>Biogeography, 23</w:t>
        </w:r>
      </w:ins>
      <w:ins w:id="221" w:author="Steven Travers" w:date="2021-08-05T01:03:00Z">
        <w:r>
          <w:rPr>
            <w:rFonts w:cs="Times New Roman"/>
          </w:rPr>
          <w:t>:</w:t>
        </w:r>
      </w:ins>
      <w:ins w:id="222" w:author="Steven Travers" w:date="2021-08-05T01:01:00Z">
        <w:r w:rsidRPr="00AA3268">
          <w:rPr>
            <w:rFonts w:cs="Times New Roman"/>
          </w:rPr>
          <w:t>789-801</w:t>
        </w:r>
      </w:ins>
    </w:p>
    <w:p w14:paraId="5C926DC1" w14:textId="5FFF6D34" w:rsidR="00AA3268" w:rsidRPr="00AA3268" w:rsidRDefault="00AA3268">
      <w:pPr>
        <w:autoSpaceDE w:val="0"/>
        <w:autoSpaceDN w:val="0"/>
        <w:adjustRightInd w:val="0"/>
        <w:spacing w:after="0" w:line="240" w:lineRule="auto"/>
        <w:ind w:left="720" w:hanging="720"/>
        <w:rPr>
          <w:ins w:id="223" w:author="Steven Travers" w:date="2021-08-05T01:01:00Z"/>
          <w:rFonts w:cs="Times New Roman"/>
          <w:rPrChange w:id="224" w:author="Steven Travers" w:date="2021-08-05T01:01:00Z">
            <w:rPr>
              <w:ins w:id="225" w:author="Steven Travers" w:date="2021-08-05T01:01:00Z"/>
              <w:rFonts w:ascii="Times-Roman" w:hAnsi="Times-Roman" w:cs="Times-Roman"/>
              <w:sz w:val="24"/>
              <w:szCs w:val="24"/>
            </w:rPr>
          </w:rPrChange>
        </w:rPr>
        <w:pPrChange w:id="226" w:author="Steven Travers" w:date="2021-08-05T01:02:00Z">
          <w:pPr>
            <w:autoSpaceDE w:val="0"/>
            <w:autoSpaceDN w:val="0"/>
            <w:adjustRightInd w:val="0"/>
            <w:spacing w:after="0" w:line="240" w:lineRule="auto"/>
            <w:ind w:left="720"/>
          </w:pPr>
        </w:pPrChange>
      </w:pPr>
      <w:ins w:id="227" w:author="Steven Travers" w:date="2021-08-05T01:01:00Z">
        <w:r w:rsidRPr="00AA3268">
          <w:rPr>
            <w:rFonts w:cs="Times New Roman"/>
            <w:rPrChange w:id="228" w:author="Steven Travers" w:date="2021-08-05T01:01:00Z">
              <w:rPr>
                <w:rFonts w:ascii="Times-Roman" w:hAnsi="Times-Roman" w:cs="Times-Roman"/>
                <w:sz w:val="24"/>
                <w:szCs w:val="24"/>
              </w:rPr>
            </w:rPrChange>
          </w:rPr>
          <w:lastRenderedPageBreak/>
          <w:t>Park, I.W., 2016. Timing the bloom season: a novel approach to evaluating reproductive phenology across</w:t>
        </w:r>
      </w:ins>
      <w:ins w:id="229" w:author="Steven Travers" w:date="2021-08-05T01:02:00Z">
        <w:r>
          <w:rPr>
            <w:rFonts w:cs="Times New Roman"/>
          </w:rPr>
          <w:t xml:space="preserve"> </w:t>
        </w:r>
      </w:ins>
      <w:ins w:id="230" w:author="Steven Travers" w:date="2021-08-05T01:01:00Z">
        <w:r w:rsidRPr="00AA3268">
          <w:rPr>
            <w:rFonts w:cs="Times New Roman"/>
            <w:rPrChange w:id="231" w:author="Steven Travers" w:date="2021-08-05T01:01:00Z">
              <w:rPr>
                <w:rFonts w:ascii="Times-Roman" w:hAnsi="Times-Roman" w:cs="Times-Roman"/>
                <w:sz w:val="24"/>
                <w:szCs w:val="24"/>
              </w:rPr>
            </w:rPrChange>
          </w:rPr>
          <w:t>distinct regional flor</w:t>
        </w:r>
        <w:r w:rsidRPr="00AA3268">
          <w:rPr>
            <w:rFonts w:cs="Times New Roman"/>
          </w:rPr>
          <w:t>a. Landscape Ecology, 31</w:t>
        </w:r>
      </w:ins>
      <w:ins w:id="232" w:author="Steven Travers" w:date="2021-08-05T01:04:00Z">
        <w:r>
          <w:rPr>
            <w:rFonts w:cs="Times New Roman"/>
          </w:rPr>
          <w:t xml:space="preserve">: </w:t>
        </w:r>
      </w:ins>
      <w:ins w:id="233" w:author="Steven Travers" w:date="2021-08-05T01:01:00Z">
        <w:r w:rsidRPr="00AA3268">
          <w:rPr>
            <w:rFonts w:cs="Times New Roman"/>
            <w:rPrChange w:id="234" w:author="Steven Travers" w:date="2021-08-05T01:01:00Z">
              <w:rPr>
                <w:rFonts w:ascii="Times-Roman" w:hAnsi="Times-Roman" w:cs="Times-Roman"/>
                <w:sz w:val="24"/>
                <w:szCs w:val="24"/>
              </w:rPr>
            </w:rPrChange>
          </w:rPr>
          <w:t>1567-1579.</w:t>
        </w:r>
      </w:ins>
    </w:p>
    <w:p w14:paraId="12C7AE3B" w14:textId="487671E1" w:rsidR="00AA3268" w:rsidRPr="00AA3268" w:rsidRDefault="00AA3268">
      <w:pPr>
        <w:autoSpaceDE w:val="0"/>
        <w:autoSpaceDN w:val="0"/>
        <w:adjustRightInd w:val="0"/>
        <w:spacing w:after="0" w:line="240" w:lineRule="auto"/>
        <w:ind w:left="720" w:hanging="720"/>
        <w:rPr>
          <w:ins w:id="235" w:author="Steven Travers" w:date="2021-08-05T01:01:00Z"/>
        </w:rPr>
        <w:pPrChange w:id="236" w:author="Steven Travers" w:date="2021-08-05T01:03:00Z">
          <w:pPr>
            <w:pStyle w:val="EndNoteBibliography"/>
            <w:spacing w:after="0"/>
            <w:ind w:left="720" w:hanging="720"/>
          </w:pPr>
        </w:pPrChange>
      </w:pPr>
      <w:ins w:id="237" w:author="Steven Travers" w:date="2021-08-05T01:01:00Z">
        <w:r w:rsidRPr="00AA3268">
          <w:rPr>
            <w:rFonts w:cs="Times New Roman"/>
            <w:rPrChange w:id="238" w:author="Steven Travers" w:date="2021-08-05T01:01:00Z">
              <w:rPr>
                <w:rFonts w:ascii="Times-Roman" w:hAnsi="Times-Roman" w:cs="Times-Roman"/>
                <w:sz w:val="24"/>
                <w:szCs w:val="24"/>
              </w:rPr>
            </w:rPrChange>
          </w:rPr>
          <w:t>Park, I.W., Ramirez</w:t>
        </w:r>
        <w:r w:rsidRPr="00AA3268">
          <w:rPr>
            <w:rFonts w:eastAsia="TimesNewRoman" w:cs="Times New Roman" w:hint="eastAsia"/>
            <w:rPrChange w:id="239" w:author="Steven Travers" w:date="2021-08-05T01:01:00Z">
              <w:rPr>
                <w:rFonts w:ascii="TimesNewRoman" w:eastAsia="TimesNewRoman" w:hAnsi="Times-Roman" w:cs="TimesNewRoman" w:hint="eastAsia"/>
                <w:sz w:val="24"/>
                <w:szCs w:val="24"/>
              </w:rPr>
            </w:rPrChange>
          </w:rPr>
          <w:t>‐</w:t>
        </w:r>
        <w:r w:rsidRPr="00AA3268">
          <w:rPr>
            <w:rFonts w:cs="Times New Roman"/>
            <w:rPrChange w:id="240" w:author="Steven Travers" w:date="2021-08-05T01:01:00Z">
              <w:rPr>
                <w:rFonts w:ascii="Times-Roman" w:hAnsi="Times-Roman" w:cs="Times-Roman"/>
                <w:sz w:val="24"/>
                <w:szCs w:val="24"/>
              </w:rPr>
            </w:rPrChange>
          </w:rPr>
          <w:t>Parada, T. and Mazer, S.J., 2021. Advancing frost dates have reduced frost risk among</w:t>
        </w:r>
      </w:ins>
      <w:ins w:id="241" w:author="Steven Travers" w:date="2021-08-05T01:03:00Z">
        <w:r>
          <w:rPr>
            <w:rFonts w:cs="Times New Roman"/>
          </w:rPr>
          <w:t xml:space="preserve"> </w:t>
        </w:r>
      </w:ins>
      <w:ins w:id="242" w:author="Steven Travers" w:date="2021-08-05T01:01:00Z">
        <w:r w:rsidRPr="00AA3268">
          <w:rPr>
            <w:rFonts w:cs="Times New Roman"/>
            <w:rPrChange w:id="243" w:author="Steven Travers" w:date="2021-08-05T01:01:00Z">
              <w:rPr>
                <w:rFonts w:ascii="Times-Roman" w:hAnsi="Times-Roman" w:cs="Times-Roman"/>
                <w:sz w:val="24"/>
                <w:szCs w:val="24"/>
              </w:rPr>
            </w:rPrChange>
          </w:rPr>
          <w:t>most North American angiosperms since 1980. G</w:t>
        </w:r>
        <w:r w:rsidRPr="00AA3268">
          <w:rPr>
            <w:rFonts w:cs="Times New Roman"/>
          </w:rPr>
          <w:t>lobal Change Biology, 27</w:t>
        </w:r>
      </w:ins>
      <w:ins w:id="244" w:author="Steven Travers" w:date="2021-08-05T01:04:00Z">
        <w:r>
          <w:rPr>
            <w:rFonts w:cs="Times New Roman"/>
          </w:rPr>
          <w:t>:</w:t>
        </w:r>
      </w:ins>
      <w:ins w:id="245" w:author="Steven Travers" w:date="2021-08-05T01:01:00Z">
        <w:r w:rsidRPr="00AA3268">
          <w:rPr>
            <w:rFonts w:cs="Times New Roman"/>
            <w:rPrChange w:id="246" w:author="Steven Travers" w:date="2021-08-05T01:01:00Z">
              <w:rPr>
                <w:rFonts w:ascii="Times-Roman" w:hAnsi="Times-Roman" w:cs="Times-Roman"/>
                <w:sz w:val="24"/>
                <w:szCs w:val="24"/>
              </w:rPr>
            </w:rPrChange>
          </w:rPr>
          <w:t>165-176.</w:t>
        </w:r>
      </w:ins>
    </w:p>
    <w:p w14:paraId="6754FAB9" w14:textId="22B4F27F" w:rsidR="001C1E5F" w:rsidRPr="001C1E5F" w:rsidRDefault="001C1E5F" w:rsidP="00880F64">
      <w:pPr>
        <w:pStyle w:val="EndNoteBibliography"/>
        <w:spacing w:after="0"/>
        <w:ind w:left="720" w:hanging="720"/>
      </w:pPr>
      <w:r w:rsidRPr="001C1E5F">
        <w:t xml:space="preserve">Parmesan, C. (2006) Ecological and evolutionary responses to recent climate change. </w:t>
      </w:r>
      <w:r w:rsidRPr="001C1E5F">
        <w:rPr>
          <w:i/>
        </w:rPr>
        <w:t>Annual Review of Ecology Evolution and Systematics</w:t>
      </w:r>
      <w:r w:rsidRPr="001C1E5F">
        <w:t>, 37, 637-669.</w:t>
      </w:r>
      <w:r w:rsidR="00294F1D">
        <w:t xml:space="preserve"> doi:10.1146/annurev.ecolsys.37.091305.110100.</w:t>
      </w:r>
    </w:p>
    <w:p w14:paraId="65A5AF79" w14:textId="49FDAE79" w:rsidR="001C1E5F" w:rsidRPr="001C1E5F" w:rsidRDefault="001C1E5F" w:rsidP="00880F64">
      <w:pPr>
        <w:pStyle w:val="EndNoteBibliography"/>
        <w:spacing w:after="0"/>
        <w:ind w:left="720" w:hanging="720"/>
      </w:pPr>
      <w:r w:rsidRPr="001C1E5F">
        <w:t xml:space="preserve">Rathcke, B. &amp; Lacey, E. P. (1985) </w:t>
      </w:r>
      <w:r w:rsidR="00294F1D" w:rsidRPr="001C1E5F">
        <w:t>Phenological Patterns Of Terrestrial Plants</w:t>
      </w:r>
      <w:r w:rsidRPr="001C1E5F">
        <w:t xml:space="preserve">. </w:t>
      </w:r>
      <w:r w:rsidRPr="001C1E5F">
        <w:rPr>
          <w:i/>
        </w:rPr>
        <w:t>Annual Review of Ecology and Systematics</w:t>
      </w:r>
      <w:r w:rsidRPr="001C1E5F">
        <w:t>, 16, 179-214.</w:t>
      </w:r>
      <w:r w:rsidR="00294F1D">
        <w:t xml:space="preserve"> doi:</w:t>
      </w:r>
      <w:r w:rsidR="00294F1D" w:rsidRPr="00294F1D">
        <w:t xml:space="preserve"> 10.1146/annurev.es.16.110185.001143</w:t>
      </w:r>
      <w:r w:rsidR="00294F1D">
        <w:t>.</w:t>
      </w:r>
    </w:p>
    <w:p w14:paraId="75AEE787" w14:textId="76F1BC1F" w:rsidR="001C1E5F" w:rsidRPr="001C1E5F" w:rsidRDefault="001C1E5F" w:rsidP="00880F64">
      <w:pPr>
        <w:pStyle w:val="EndNoteBibliography"/>
        <w:spacing w:after="0"/>
        <w:ind w:left="720" w:hanging="720"/>
      </w:pPr>
      <w:r w:rsidRPr="001C1E5F">
        <w:t xml:space="preserve">Reed, P. B., Pfeifer‐Meister, L. E., Roy, B. A., Johnson, B. R., Bailes, G. T., Nelson, A. A., Boulay, M. C., Hamman, S. T. &amp; Bridgham, S. D. (2019) Prairie plant phenology driven more by temperature than moisture in climate manipulations across a latitudinal gradient in the Pacific Northwest, USA. </w:t>
      </w:r>
      <w:r w:rsidRPr="001C1E5F">
        <w:rPr>
          <w:i/>
        </w:rPr>
        <w:t>Ecology and evolution</w:t>
      </w:r>
      <w:r w:rsidRPr="001C1E5F">
        <w:t>, 9(6), 3637-3650.</w:t>
      </w:r>
      <w:r w:rsidR="00294F1D">
        <w:t xml:space="preserve"> doi:10.1002/ece3.4995</w:t>
      </w:r>
    </w:p>
    <w:p w14:paraId="2FFCBC5F" w14:textId="77777777" w:rsidR="001C1E5F" w:rsidRPr="001C1E5F" w:rsidRDefault="001C1E5F" w:rsidP="00880F64">
      <w:pPr>
        <w:pStyle w:val="EndNoteBibliography"/>
        <w:spacing w:after="0"/>
        <w:ind w:left="720" w:hanging="720"/>
      </w:pPr>
      <w:r w:rsidRPr="001C1E5F">
        <w:t xml:space="preserve">Rosseel, Y. (2012) </w:t>
      </w:r>
      <w:r w:rsidRPr="001C1E5F">
        <w:rPr>
          <w:i/>
        </w:rPr>
        <w:t>lavaan</w:t>
      </w:r>
      <w:r w:rsidRPr="001C1E5F">
        <w:t>: An R Package for Structural Equation Modeling. Journal of Statistical Software.</w:t>
      </w:r>
    </w:p>
    <w:p w14:paraId="7E014FF0" w14:textId="6585FBA2" w:rsidR="001C1E5F" w:rsidRPr="001C1E5F" w:rsidRDefault="001C1E5F" w:rsidP="00880F64">
      <w:pPr>
        <w:pStyle w:val="EndNoteBibliography"/>
        <w:spacing w:after="0"/>
        <w:ind w:left="720" w:hanging="720"/>
      </w:pPr>
      <w:r w:rsidRPr="001C1E5F">
        <w:t xml:space="preserve">Schemske, D. W. (1977) Flowering Phenology and Seed Set in Claytonia virginica (Portulacaceae). </w:t>
      </w:r>
      <w:r w:rsidRPr="001C1E5F">
        <w:rPr>
          <w:i/>
        </w:rPr>
        <w:t>Bulletin of the Torrey Botanical Club</w:t>
      </w:r>
      <w:r w:rsidRPr="001C1E5F">
        <w:t>, 104, 254-263.</w:t>
      </w:r>
      <w:r w:rsidR="00294F1D">
        <w:t xml:space="preserve"> doi:</w:t>
      </w:r>
      <w:r w:rsidR="00294F1D" w:rsidRPr="00294F1D">
        <w:t>10.2307/2484307</w:t>
      </w:r>
    </w:p>
    <w:p w14:paraId="727B4121" w14:textId="6C76E84A" w:rsidR="001C1E5F" w:rsidRPr="001C1E5F" w:rsidRDefault="001C1E5F" w:rsidP="00880F64">
      <w:pPr>
        <w:pStyle w:val="EndNoteBibliography"/>
        <w:spacing w:after="0"/>
        <w:ind w:left="720" w:hanging="720"/>
      </w:pPr>
      <w:r w:rsidRPr="001C1E5F">
        <w:t xml:space="preserve">Schwartz, M. D., Ahas, R. &amp; Aasa, A. (2006) Onset of spring starting earlier across the Northern Hemisphere. </w:t>
      </w:r>
      <w:r w:rsidRPr="001C1E5F">
        <w:rPr>
          <w:i/>
        </w:rPr>
        <w:t>Global Change Biology</w:t>
      </w:r>
      <w:r w:rsidRPr="001C1E5F">
        <w:t>, 12(2), 343-351.</w:t>
      </w:r>
      <w:r w:rsidR="00294F1D">
        <w:t xml:space="preserve"> doi:</w:t>
      </w:r>
      <w:r w:rsidR="00294F1D" w:rsidRPr="00294F1D">
        <w:t xml:space="preserve"> 10.1111/j.1365-2486.2005.01097.x</w:t>
      </w:r>
      <w:r w:rsidR="00294F1D">
        <w:t>.</w:t>
      </w:r>
    </w:p>
    <w:p w14:paraId="1C8809A3" w14:textId="6A7C7465" w:rsidR="001C1E5F" w:rsidRPr="001C1E5F" w:rsidRDefault="001C1E5F" w:rsidP="00880F64">
      <w:pPr>
        <w:pStyle w:val="EndNoteBibliography"/>
        <w:spacing w:after="0"/>
        <w:ind w:left="720" w:hanging="720"/>
      </w:pPr>
      <w:r w:rsidRPr="001C1E5F">
        <w:t xml:space="preserve">Semenchuk, P. R., Gillespie, M. A. K., Rumpf, S. B., Baggesen, N., Elberling, B. &amp; Cooper, E. J. (2016) High Arctic plant phenology is determined by snowmelt patterns but duration of phenological periods is fixed: an example of periodicity. </w:t>
      </w:r>
      <w:r w:rsidRPr="001C1E5F">
        <w:rPr>
          <w:i/>
        </w:rPr>
        <w:t>Environmental Research Letters</w:t>
      </w:r>
      <w:r w:rsidRPr="001C1E5F">
        <w:t>, 11(12).</w:t>
      </w:r>
      <w:r w:rsidR="00294F1D">
        <w:t xml:space="preserve"> doi:</w:t>
      </w:r>
      <w:r w:rsidR="00294F1D" w:rsidRPr="00294F1D">
        <w:t xml:space="preserve"> 10.1088/1748-9326/11/12/125006</w:t>
      </w:r>
      <w:r w:rsidR="00294F1D">
        <w:t>.</w:t>
      </w:r>
    </w:p>
    <w:p w14:paraId="5204EA42" w14:textId="059F17F0" w:rsidR="001C1E5F" w:rsidRPr="001C1E5F" w:rsidRDefault="001C1E5F" w:rsidP="00880F64">
      <w:pPr>
        <w:pStyle w:val="EndNoteBibliography"/>
        <w:spacing w:after="0"/>
        <w:ind w:left="720" w:hanging="720"/>
      </w:pPr>
      <w:r w:rsidRPr="001C1E5F">
        <w:t xml:space="preserve">Sherwood, J. A., Debinski, D. M., Caragea, P. C. &amp; Germino, M. J. (2017) Effects of experimentally reduced snowpack and passive warming on montane meadow plant phenology and floral resources. </w:t>
      </w:r>
      <w:r w:rsidRPr="001C1E5F">
        <w:rPr>
          <w:i/>
        </w:rPr>
        <w:t>Ecosphere</w:t>
      </w:r>
      <w:r w:rsidRPr="001C1E5F">
        <w:t>, 8(3).</w:t>
      </w:r>
      <w:r w:rsidR="00294F1D">
        <w:t xml:space="preserve"> doi:</w:t>
      </w:r>
      <w:r w:rsidR="00294F1D" w:rsidRPr="00294F1D">
        <w:t xml:space="preserve"> 10.1002/ecs2.1745</w:t>
      </w:r>
      <w:r w:rsidR="00294F1D">
        <w:t>.</w:t>
      </w:r>
    </w:p>
    <w:p w14:paraId="6D90B850" w14:textId="14076987" w:rsidR="001C1E5F" w:rsidRPr="001C1E5F" w:rsidRDefault="00880F64" w:rsidP="00880F64">
      <w:pPr>
        <w:pStyle w:val="EndNoteBibliography"/>
        <w:spacing w:after="0"/>
        <w:ind w:left="720" w:hanging="720"/>
      </w:pPr>
      <w:r>
        <w:t>R Core Team</w:t>
      </w:r>
      <w:r w:rsidR="001C1E5F" w:rsidRPr="001C1E5F">
        <w:t xml:space="preserve">. (2020) </w:t>
      </w:r>
      <w:r w:rsidR="001C1E5F" w:rsidRPr="001C1E5F">
        <w:rPr>
          <w:i/>
        </w:rPr>
        <w:t>R: A language and environment for statistical computing</w:t>
      </w:r>
      <w:r w:rsidR="001C1E5F" w:rsidRPr="001C1E5F">
        <w:t xml:space="preserve">. Vienna, Austria. Available online: </w:t>
      </w:r>
      <w:r w:rsidR="00AB7551">
        <w:fldChar w:fldCharType="begin"/>
      </w:r>
      <w:r w:rsidR="00AB7551">
        <w:instrText xml:space="preserve"> HYPERLINK "https://www.R-project.org/" </w:instrText>
      </w:r>
      <w:r w:rsidR="00AB7551">
        <w:fldChar w:fldCharType="separate"/>
      </w:r>
      <w:r w:rsidR="001C1E5F" w:rsidRPr="001C1E5F">
        <w:rPr>
          <w:rStyle w:val="Hyperlink"/>
        </w:rPr>
        <w:t>https://www.R-project.org/</w:t>
      </w:r>
      <w:r w:rsidR="00AB7551">
        <w:rPr>
          <w:rStyle w:val="Hyperlink"/>
        </w:rPr>
        <w:fldChar w:fldCharType="end"/>
      </w:r>
      <w:r w:rsidR="001C1E5F" w:rsidRPr="001C1E5F">
        <w:t>.</w:t>
      </w:r>
    </w:p>
    <w:p w14:paraId="236872C9" w14:textId="127F79EF" w:rsidR="0048784F" w:rsidRDefault="0048784F" w:rsidP="00880F64">
      <w:pPr>
        <w:pStyle w:val="EndNoteBibliography"/>
        <w:spacing w:after="0"/>
        <w:ind w:left="720" w:hanging="720"/>
        <w:rPr>
          <w:ins w:id="247" w:author="Steven Travers" w:date="2021-07-29T19:45:00Z"/>
        </w:rPr>
      </w:pPr>
      <w:ins w:id="248" w:author="Steven Travers" w:date="2021-07-29T19:45:00Z">
        <w:r>
          <w:t xml:space="preserve">Tester, </w:t>
        </w:r>
      </w:ins>
      <w:ins w:id="249" w:author="Steven Travers" w:date="2021-07-29T19:46:00Z">
        <w:r>
          <w:t xml:space="preserve">J.R. and </w:t>
        </w:r>
      </w:ins>
      <w:ins w:id="250" w:author="Steven Travers" w:date="2021-07-29T19:47:00Z">
        <w:r>
          <w:t>M. Keirstead.</w:t>
        </w:r>
      </w:ins>
      <w:ins w:id="251" w:author="Steven Travers" w:date="2021-07-29T19:49:00Z">
        <w:r>
          <w:t xml:space="preserve"> 1995.</w:t>
        </w:r>
      </w:ins>
      <w:ins w:id="252" w:author="Steven Travers" w:date="2021-07-29T19:47:00Z">
        <w:r>
          <w:t xml:space="preserve"> Minnesota's Natural Heritage: An Ecological Perspective. University of Minnesota Press, </w:t>
        </w:r>
      </w:ins>
    </w:p>
    <w:p w14:paraId="2935BDC7" w14:textId="1CCDEF77" w:rsidR="001C1E5F" w:rsidRPr="001C1E5F" w:rsidRDefault="001C1E5F" w:rsidP="00880F64">
      <w:pPr>
        <w:pStyle w:val="EndNoteBibliography"/>
        <w:spacing w:after="0"/>
        <w:ind w:left="720" w:hanging="720"/>
      </w:pPr>
      <w:r w:rsidRPr="001C1E5F">
        <w:t xml:space="preserve">Visser, M. E. &amp; Gienapp, P. (2019) Evolutionary and demographic consequences of phenological mismatches. </w:t>
      </w:r>
      <w:r w:rsidRPr="001C1E5F">
        <w:rPr>
          <w:i/>
        </w:rPr>
        <w:t>Nature Ecology &amp; Evolution</w:t>
      </w:r>
      <w:r w:rsidRPr="001C1E5F">
        <w:t>, 3(6), 879-885.</w:t>
      </w:r>
      <w:r w:rsidR="00880F64">
        <w:t xml:space="preserve"> doi: </w:t>
      </w:r>
      <w:r w:rsidR="00880F64" w:rsidRPr="00880F64">
        <w:t>10.1038/s41559-019-0880-8</w:t>
      </w:r>
      <w:r w:rsidR="00880F64">
        <w:t>.</w:t>
      </w:r>
    </w:p>
    <w:p w14:paraId="6204DE15" w14:textId="42DAE876" w:rsidR="001C1E5F" w:rsidRPr="001C1E5F" w:rsidRDefault="001C1E5F" w:rsidP="00880F64">
      <w:pPr>
        <w:pStyle w:val="EndNoteBibliography"/>
        <w:spacing w:after="0"/>
        <w:ind w:left="720" w:hanging="720"/>
      </w:pPr>
      <w:r w:rsidRPr="001C1E5F">
        <w:t xml:space="preserve">Wang, X., Wang, T., Guo, H., Liu, D., Zhao, Y., Zhang, T., Liu, Q. &amp; Piao, S. (2018) Disentangling the mechanisms behind winter snow impact on vegetation activity in northern ecosystems. </w:t>
      </w:r>
      <w:r w:rsidRPr="001C1E5F">
        <w:rPr>
          <w:i/>
        </w:rPr>
        <w:t>Global Change Biology</w:t>
      </w:r>
      <w:r w:rsidRPr="001C1E5F">
        <w:t>, 24(4), 1651-1662.</w:t>
      </w:r>
      <w:r w:rsidR="00880F64">
        <w:t xml:space="preserve"> doi:</w:t>
      </w:r>
      <w:r w:rsidR="00880F64" w:rsidRPr="00880F64">
        <w:t xml:space="preserve"> 10.1111/gcb.13930</w:t>
      </w:r>
      <w:r w:rsidR="00880F64">
        <w:t>.</w:t>
      </w:r>
    </w:p>
    <w:p w14:paraId="4D35B8CB" w14:textId="6B852131" w:rsidR="001C1E5F" w:rsidRPr="001C1E5F" w:rsidRDefault="001C1E5F" w:rsidP="00880F64">
      <w:pPr>
        <w:pStyle w:val="EndNoteBibliography"/>
        <w:ind w:left="720" w:hanging="720"/>
      </w:pPr>
      <w:r w:rsidRPr="001C1E5F">
        <w:t xml:space="preserve">Wolkovich, E. M., Cook, B. I., Allen, J. M., Crimmins, T. M., Betancourt, J. L., Travers, S. E., Pau, S., Regetz, J., Davies, T. J., Kraft, N. J. B., Ault, T. R., Bolmgren, K., Mazer, S. J., McCabe, G. J., McGill, B. J., Parmesan, C., Salamin, N., Schwartz, M. D. &amp; Cleland, E. E. (2012) Warming experiments underpredict plant phenological responses to climate change. </w:t>
      </w:r>
      <w:r w:rsidRPr="001C1E5F">
        <w:rPr>
          <w:i/>
        </w:rPr>
        <w:t>Nature</w:t>
      </w:r>
      <w:r w:rsidRPr="001C1E5F">
        <w:t>, 485(7399), 494-497.</w:t>
      </w:r>
      <w:r w:rsidR="00880F64">
        <w:t xml:space="preserve"> doi:</w:t>
      </w:r>
      <w:r w:rsidR="00880F64" w:rsidRPr="00880F64">
        <w:t xml:space="preserve"> 10.1038/nature11014</w:t>
      </w:r>
      <w:r w:rsidR="00880F64">
        <w:t>.</w:t>
      </w:r>
    </w:p>
    <w:p w14:paraId="5F2FF31A" w14:textId="0429A899" w:rsidR="00374BBB" w:rsidRDefault="00374BBB" w:rsidP="00374BBB">
      <w:pPr>
        <w:spacing w:line="480" w:lineRule="auto"/>
        <w:rPr>
          <w:sz w:val="24"/>
          <w:szCs w:val="24"/>
        </w:rPr>
      </w:pPr>
      <w:r>
        <w:rPr>
          <w:sz w:val="24"/>
          <w:szCs w:val="24"/>
        </w:rPr>
        <w:fldChar w:fldCharType="end"/>
      </w:r>
      <w:r w:rsidR="00C1009E">
        <w:rPr>
          <w:sz w:val="24"/>
          <w:szCs w:val="24"/>
        </w:rPr>
        <w:br w:type="page"/>
      </w:r>
    </w:p>
    <w:p w14:paraId="03D6F63F" w14:textId="30333DC9" w:rsidR="00624003" w:rsidRDefault="00624003" w:rsidP="00624003">
      <w:pPr>
        <w:rPr>
          <w:ins w:id="253" w:author="Steven Travers" w:date="2021-07-23T11:18:00Z"/>
          <w:sz w:val="24"/>
          <w:szCs w:val="24"/>
        </w:rPr>
      </w:pPr>
      <w:ins w:id="254" w:author="Steven Travers" w:date="2021-07-23T11:18:00Z">
        <w:r>
          <w:rPr>
            <w:sz w:val="24"/>
            <w:szCs w:val="24"/>
          </w:rPr>
          <w:lastRenderedPageBreak/>
          <w:t xml:space="preserve">Table 1. </w:t>
        </w:r>
      </w:ins>
      <w:ins w:id="255" w:author="Steven Travers" w:date="2021-07-23T11:19:00Z">
        <w:r w:rsidRPr="00624003">
          <w:rPr>
            <w:sz w:val="24"/>
            <w:szCs w:val="24"/>
          </w:rPr>
          <w:t>Comparisons of variables between early sampling periods (1942-1961) and later sampling periods (2012-2020</w:t>
        </w:r>
        <w:proofErr w:type="gramStart"/>
        <w:r w:rsidRPr="00624003">
          <w:rPr>
            <w:sz w:val="24"/>
            <w:szCs w:val="24"/>
          </w:rPr>
          <w:t>).Variables</w:t>
        </w:r>
        <w:proofErr w:type="gramEnd"/>
        <w:r w:rsidRPr="00624003">
          <w:rPr>
            <w:sz w:val="24"/>
            <w:szCs w:val="24"/>
          </w:rPr>
          <w:t xml:space="preserve"> include mean estimates of first-flowering day (FFD) by species and three environmental variables: Spring temperature (Feb, Mar, April), Snow pack in mid-march and Total snow.</w:t>
        </w:r>
      </w:ins>
    </w:p>
    <w:bookmarkStart w:id="256" w:name="_MON_1688544198"/>
    <w:bookmarkEnd w:id="256"/>
    <w:p w14:paraId="59E31F19" w14:textId="50D483F4" w:rsidR="00624003" w:rsidRDefault="00624003">
      <w:pPr>
        <w:jc w:val="center"/>
        <w:rPr>
          <w:ins w:id="257" w:author="Steven Travers" w:date="2021-07-23T11:15:00Z"/>
          <w:sz w:val="24"/>
          <w:szCs w:val="24"/>
        </w:rPr>
        <w:pPrChange w:id="258" w:author="Steven Travers" w:date="2021-07-23T11:16:00Z">
          <w:pPr/>
        </w:pPrChange>
      </w:pPr>
      <w:ins w:id="259" w:author="Steven Travers" w:date="2021-07-23T11:16:00Z">
        <w:r>
          <w:rPr>
            <w:sz w:val="24"/>
            <w:szCs w:val="24"/>
          </w:rPr>
          <w:object w:dxaOrig="7562" w:dyaOrig="7970" w14:anchorId="6C4F6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2pt;height:429pt" o:ole="">
              <v:imagedata r:id="rId8" o:title=""/>
            </v:shape>
            <o:OLEObject Type="Embed" ProgID="Excel.Sheet.12" ShapeID="_x0000_i1025" DrawAspect="Content" ObjectID="_1690177045" r:id="rId9"/>
          </w:object>
        </w:r>
      </w:ins>
      <w:ins w:id="260" w:author="Steven Travers" w:date="2021-07-23T11:15:00Z">
        <w:r>
          <w:rPr>
            <w:sz w:val="24"/>
            <w:szCs w:val="24"/>
          </w:rPr>
          <w:br w:type="page"/>
        </w:r>
      </w:ins>
    </w:p>
    <w:p w14:paraId="3A84546E" w14:textId="77777777" w:rsidR="00B164BA" w:rsidRPr="00283FF5" w:rsidRDefault="00C1009E" w:rsidP="00B164BA">
      <w:pPr>
        <w:spacing w:after="0" w:line="240" w:lineRule="auto"/>
        <w:rPr>
          <w:ins w:id="261" w:author="Steven Travers" w:date="2021-08-03T16:51:00Z"/>
          <w:sz w:val="24"/>
          <w:szCs w:val="24"/>
        </w:rPr>
      </w:pPr>
      <w:r w:rsidRPr="00283FF5">
        <w:rPr>
          <w:sz w:val="24"/>
          <w:szCs w:val="24"/>
        </w:rPr>
        <w:lastRenderedPageBreak/>
        <w:t xml:space="preserve"> </w:t>
      </w:r>
    </w:p>
    <w:p w14:paraId="2C23EDBA" w14:textId="77777777" w:rsidR="00B164BA" w:rsidRDefault="00B164BA" w:rsidP="00B164BA">
      <w:pPr>
        <w:spacing w:after="0" w:line="240" w:lineRule="auto"/>
        <w:rPr>
          <w:ins w:id="262" w:author="Steven Travers" w:date="2021-08-03T16:51:00Z"/>
          <w:sz w:val="24"/>
          <w:szCs w:val="24"/>
        </w:rPr>
      </w:pPr>
      <w:ins w:id="263" w:author="Steven Travers" w:date="2021-08-03T16:51:00Z">
        <w:r w:rsidRPr="00283FF5">
          <w:rPr>
            <w:sz w:val="24"/>
            <w:szCs w:val="24"/>
          </w:rPr>
          <w:t xml:space="preserve">Table </w:t>
        </w:r>
        <w:r>
          <w:rPr>
            <w:sz w:val="24"/>
            <w:szCs w:val="24"/>
          </w:rPr>
          <w:t>2</w:t>
        </w:r>
        <w:r w:rsidRPr="00283FF5">
          <w:rPr>
            <w:sz w:val="24"/>
            <w:szCs w:val="24"/>
          </w:rPr>
          <w:t xml:space="preserve">. Statistical summary of </w:t>
        </w:r>
        <w:r>
          <w:rPr>
            <w:sz w:val="24"/>
            <w:szCs w:val="24"/>
          </w:rPr>
          <w:t>standardized regression coefficients</w:t>
        </w:r>
        <w:r w:rsidRPr="00283FF5">
          <w:rPr>
            <w:sz w:val="24"/>
            <w:szCs w:val="24"/>
          </w:rPr>
          <w:t xml:space="preserve"> </w:t>
        </w:r>
        <w:r>
          <w:rPr>
            <w:sz w:val="24"/>
            <w:szCs w:val="24"/>
          </w:rPr>
          <w:t xml:space="preserve">for indirect effects for reduced model. </w:t>
        </w:r>
        <w:r w:rsidRPr="00283FF5">
          <w:rPr>
            <w:sz w:val="24"/>
            <w:szCs w:val="24"/>
          </w:rPr>
          <w:t>Number of asterisks indicate level of significance for p-value: *p ≤ 0.05, **p ≤ 0.01, ***p ≤ 0.001.</w:t>
        </w:r>
      </w:ins>
    </w:p>
    <w:tbl>
      <w:tblPr>
        <w:tblStyle w:val="TableGrid"/>
        <w:tblW w:w="9630" w:type="dxa"/>
        <w:tblInd w:w="85" w:type="dxa"/>
        <w:tblLayout w:type="fixed"/>
        <w:tblLook w:val="04A0" w:firstRow="1" w:lastRow="0" w:firstColumn="1" w:lastColumn="0" w:noHBand="0" w:noVBand="1"/>
      </w:tblPr>
      <w:tblGrid>
        <w:gridCol w:w="2880"/>
        <w:gridCol w:w="3510"/>
        <w:gridCol w:w="3240"/>
      </w:tblGrid>
      <w:tr w:rsidR="00B164BA" w:rsidRPr="00283FF5" w14:paraId="5CAF4D41" w14:textId="77777777" w:rsidTr="00B164BA">
        <w:trPr>
          <w:ins w:id="264" w:author="Steven Travers" w:date="2021-08-03T16:51:00Z"/>
        </w:trPr>
        <w:tc>
          <w:tcPr>
            <w:tcW w:w="2880" w:type="dxa"/>
          </w:tcPr>
          <w:p w14:paraId="7963C5BE" w14:textId="77777777" w:rsidR="00B164BA" w:rsidRPr="00627B9E" w:rsidRDefault="00B164BA" w:rsidP="00B164BA">
            <w:pPr>
              <w:jc w:val="center"/>
              <w:rPr>
                <w:ins w:id="265" w:author="Steven Travers" w:date="2021-08-03T16:51:00Z"/>
                <w:sz w:val="24"/>
                <w:szCs w:val="24"/>
              </w:rPr>
            </w:pPr>
            <w:ins w:id="266" w:author="Steven Travers" w:date="2021-08-03T16:51:00Z">
              <w:r w:rsidRPr="00627B9E">
                <w:rPr>
                  <w:sz w:val="24"/>
                  <w:szCs w:val="24"/>
                </w:rPr>
                <w:t>Species</w:t>
              </w:r>
            </w:ins>
          </w:p>
        </w:tc>
        <w:tc>
          <w:tcPr>
            <w:tcW w:w="3510" w:type="dxa"/>
          </w:tcPr>
          <w:p w14:paraId="03A60DAD" w14:textId="77777777" w:rsidR="00B164BA" w:rsidRPr="00627B9E" w:rsidRDefault="00B164BA" w:rsidP="00B164BA">
            <w:pPr>
              <w:jc w:val="center"/>
              <w:rPr>
                <w:ins w:id="267" w:author="Steven Travers" w:date="2021-08-03T16:51:00Z"/>
                <w:sz w:val="24"/>
                <w:szCs w:val="24"/>
              </w:rPr>
            </w:pPr>
            <w:ins w:id="268" w:author="Steven Travers" w:date="2021-08-03T16:51:00Z">
              <w:r>
                <w:rPr>
                  <w:sz w:val="24"/>
                  <w:szCs w:val="24"/>
                </w:rPr>
                <w:t>Indirect effects of TSNOW on FFD mediated by SPDX</w:t>
              </w:r>
            </w:ins>
          </w:p>
        </w:tc>
        <w:tc>
          <w:tcPr>
            <w:tcW w:w="3240" w:type="dxa"/>
          </w:tcPr>
          <w:p w14:paraId="14675EDF" w14:textId="77777777" w:rsidR="00B164BA" w:rsidRPr="00627B9E" w:rsidRDefault="00B164BA" w:rsidP="00B164BA">
            <w:pPr>
              <w:jc w:val="center"/>
              <w:rPr>
                <w:ins w:id="269" w:author="Steven Travers" w:date="2021-08-03T16:51:00Z"/>
                <w:sz w:val="24"/>
                <w:szCs w:val="24"/>
              </w:rPr>
            </w:pPr>
            <w:ins w:id="270" w:author="Steven Travers" w:date="2021-08-03T16:51:00Z">
              <w:r>
                <w:rPr>
                  <w:sz w:val="24"/>
                  <w:szCs w:val="24"/>
                </w:rPr>
                <w:t>Indirect effects of ST on FFD mediated by SPDX</w:t>
              </w:r>
            </w:ins>
          </w:p>
        </w:tc>
      </w:tr>
      <w:tr w:rsidR="00B164BA" w:rsidRPr="00283FF5" w14:paraId="5D9BF1FF" w14:textId="77777777" w:rsidTr="00B164BA">
        <w:trPr>
          <w:ins w:id="271" w:author="Steven Travers" w:date="2021-08-03T16:51:00Z"/>
        </w:trPr>
        <w:tc>
          <w:tcPr>
            <w:tcW w:w="2880" w:type="dxa"/>
          </w:tcPr>
          <w:p w14:paraId="4C3391F3" w14:textId="77777777" w:rsidR="00B164BA" w:rsidRPr="00EF6F3F" w:rsidRDefault="00B164BA" w:rsidP="00B164BA">
            <w:pPr>
              <w:rPr>
                <w:ins w:id="272" w:author="Steven Travers" w:date="2021-08-03T16:51:00Z"/>
                <w:i/>
                <w:iCs/>
                <w:sz w:val="24"/>
                <w:szCs w:val="24"/>
              </w:rPr>
            </w:pPr>
            <w:ins w:id="273" w:author="Steven Travers" w:date="2021-08-03T16:51:00Z">
              <w:r>
                <w:rPr>
                  <w:i/>
                  <w:iCs/>
                  <w:sz w:val="24"/>
                  <w:szCs w:val="24"/>
                </w:rPr>
                <w:t>Anemone patens</w:t>
              </w:r>
            </w:ins>
          </w:p>
        </w:tc>
        <w:tc>
          <w:tcPr>
            <w:tcW w:w="3510" w:type="dxa"/>
          </w:tcPr>
          <w:p w14:paraId="71730139" w14:textId="77777777" w:rsidR="00B164BA" w:rsidRPr="00627B9E" w:rsidRDefault="00B164BA" w:rsidP="00B164BA">
            <w:pPr>
              <w:jc w:val="center"/>
              <w:rPr>
                <w:ins w:id="274" w:author="Steven Travers" w:date="2021-08-03T16:51:00Z"/>
                <w:sz w:val="24"/>
                <w:szCs w:val="24"/>
              </w:rPr>
            </w:pPr>
            <w:ins w:id="275" w:author="Steven Travers" w:date="2021-08-03T16:51:00Z">
              <w:r>
                <w:rPr>
                  <w:sz w:val="24"/>
                  <w:szCs w:val="24"/>
                </w:rPr>
                <w:t>-0.040</w:t>
              </w:r>
            </w:ins>
          </w:p>
        </w:tc>
        <w:tc>
          <w:tcPr>
            <w:tcW w:w="3240" w:type="dxa"/>
          </w:tcPr>
          <w:p w14:paraId="6402E1C3" w14:textId="77777777" w:rsidR="00B164BA" w:rsidRPr="00627B9E" w:rsidRDefault="00B164BA" w:rsidP="00B164BA">
            <w:pPr>
              <w:jc w:val="center"/>
              <w:rPr>
                <w:ins w:id="276" w:author="Steven Travers" w:date="2021-08-03T16:51:00Z"/>
                <w:sz w:val="24"/>
                <w:szCs w:val="24"/>
              </w:rPr>
            </w:pPr>
            <w:ins w:id="277" w:author="Steven Travers" w:date="2021-08-03T16:51:00Z">
              <w:r>
                <w:rPr>
                  <w:sz w:val="24"/>
                  <w:szCs w:val="24"/>
                </w:rPr>
                <w:t>0.010</w:t>
              </w:r>
            </w:ins>
          </w:p>
        </w:tc>
      </w:tr>
      <w:tr w:rsidR="00B164BA" w:rsidRPr="00283FF5" w14:paraId="35992CC1" w14:textId="77777777" w:rsidTr="00B164BA">
        <w:trPr>
          <w:ins w:id="278" w:author="Steven Travers" w:date="2021-08-03T16:51:00Z"/>
        </w:trPr>
        <w:tc>
          <w:tcPr>
            <w:tcW w:w="2880" w:type="dxa"/>
          </w:tcPr>
          <w:p w14:paraId="429F9CA7" w14:textId="77777777" w:rsidR="00B164BA" w:rsidRDefault="00B164BA" w:rsidP="00B164BA">
            <w:pPr>
              <w:rPr>
                <w:ins w:id="279" w:author="Steven Travers" w:date="2021-08-03T16:51:00Z"/>
                <w:i/>
                <w:iCs/>
                <w:sz w:val="24"/>
                <w:szCs w:val="24"/>
              </w:rPr>
            </w:pPr>
            <w:ins w:id="280" w:author="Steven Travers" w:date="2021-08-03T16:51:00Z">
              <w:r w:rsidRPr="00283FF5">
                <w:rPr>
                  <w:i/>
                  <w:iCs/>
                  <w:sz w:val="24"/>
                  <w:szCs w:val="24"/>
                </w:rPr>
                <w:t xml:space="preserve">Ranunculus </w:t>
              </w:r>
              <w:proofErr w:type="spellStart"/>
              <w:r w:rsidRPr="00283FF5">
                <w:rPr>
                  <w:i/>
                  <w:iCs/>
                  <w:sz w:val="24"/>
                  <w:szCs w:val="24"/>
                </w:rPr>
                <w:t>rhomboides</w:t>
              </w:r>
              <w:proofErr w:type="spellEnd"/>
            </w:ins>
          </w:p>
        </w:tc>
        <w:tc>
          <w:tcPr>
            <w:tcW w:w="3510" w:type="dxa"/>
          </w:tcPr>
          <w:p w14:paraId="0049846B" w14:textId="77777777" w:rsidR="00B164BA" w:rsidRPr="00627B9E" w:rsidRDefault="00B164BA" w:rsidP="00B164BA">
            <w:pPr>
              <w:jc w:val="center"/>
              <w:rPr>
                <w:ins w:id="281" w:author="Steven Travers" w:date="2021-08-03T16:51:00Z"/>
                <w:sz w:val="24"/>
                <w:szCs w:val="24"/>
              </w:rPr>
            </w:pPr>
            <w:ins w:id="282" w:author="Steven Travers" w:date="2021-08-03T16:51:00Z">
              <w:r>
                <w:rPr>
                  <w:sz w:val="24"/>
                  <w:szCs w:val="24"/>
                </w:rPr>
                <w:t>-0.049</w:t>
              </w:r>
            </w:ins>
          </w:p>
        </w:tc>
        <w:tc>
          <w:tcPr>
            <w:tcW w:w="3240" w:type="dxa"/>
          </w:tcPr>
          <w:p w14:paraId="1F69B6DE" w14:textId="77777777" w:rsidR="00B164BA" w:rsidRPr="00627B9E" w:rsidRDefault="00B164BA" w:rsidP="00B164BA">
            <w:pPr>
              <w:jc w:val="center"/>
              <w:rPr>
                <w:ins w:id="283" w:author="Steven Travers" w:date="2021-08-03T16:51:00Z"/>
                <w:sz w:val="24"/>
                <w:szCs w:val="24"/>
              </w:rPr>
            </w:pPr>
            <w:ins w:id="284" w:author="Steven Travers" w:date="2021-08-03T16:51:00Z">
              <w:r>
                <w:rPr>
                  <w:sz w:val="24"/>
                  <w:szCs w:val="24"/>
                </w:rPr>
                <w:t>0.048</w:t>
              </w:r>
            </w:ins>
          </w:p>
        </w:tc>
      </w:tr>
      <w:tr w:rsidR="00B164BA" w:rsidRPr="00283FF5" w14:paraId="19307731" w14:textId="77777777" w:rsidTr="00B164BA">
        <w:trPr>
          <w:ins w:id="285" w:author="Steven Travers" w:date="2021-08-03T16:51:00Z"/>
        </w:trPr>
        <w:tc>
          <w:tcPr>
            <w:tcW w:w="2880" w:type="dxa"/>
          </w:tcPr>
          <w:p w14:paraId="5056C2A0" w14:textId="77777777" w:rsidR="00B164BA" w:rsidRPr="00283FF5" w:rsidRDefault="00B164BA" w:rsidP="00B164BA">
            <w:pPr>
              <w:rPr>
                <w:ins w:id="286" w:author="Steven Travers" w:date="2021-08-03T16:51:00Z"/>
                <w:i/>
                <w:iCs/>
                <w:sz w:val="24"/>
                <w:szCs w:val="24"/>
              </w:rPr>
            </w:pPr>
            <w:ins w:id="287" w:author="Steven Travers" w:date="2021-08-03T16:51:00Z">
              <w:r>
                <w:rPr>
                  <w:i/>
                  <w:iCs/>
                  <w:sz w:val="24"/>
                  <w:szCs w:val="24"/>
                </w:rPr>
                <w:t>Caltha palustris</w:t>
              </w:r>
            </w:ins>
          </w:p>
        </w:tc>
        <w:tc>
          <w:tcPr>
            <w:tcW w:w="3510" w:type="dxa"/>
          </w:tcPr>
          <w:p w14:paraId="2B755E26" w14:textId="77777777" w:rsidR="00B164BA" w:rsidRDefault="00B164BA" w:rsidP="00B164BA">
            <w:pPr>
              <w:jc w:val="center"/>
              <w:rPr>
                <w:ins w:id="288" w:author="Steven Travers" w:date="2021-08-03T16:51:00Z"/>
                <w:sz w:val="24"/>
                <w:szCs w:val="24"/>
              </w:rPr>
            </w:pPr>
            <w:ins w:id="289" w:author="Steven Travers" w:date="2021-08-03T16:51:00Z">
              <w:r>
                <w:rPr>
                  <w:sz w:val="24"/>
                  <w:szCs w:val="24"/>
                </w:rPr>
                <w:t>0.248</w:t>
              </w:r>
            </w:ins>
          </w:p>
        </w:tc>
        <w:tc>
          <w:tcPr>
            <w:tcW w:w="3240" w:type="dxa"/>
          </w:tcPr>
          <w:p w14:paraId="50A9B278" w14:textId="77777777" w:rsidR="00B164BA" w:rsidRDefault="00B164BA" w:rsidP="00B164BA">
            <w:pPr>
              <w:jc w:val="center"/>
              <w:rPr>
                <w:ins w:id="290" w:author="Steven Travers" w:date="2021-08-03T16:51:00Z"/>
                <w:sz w:val="24"/>
                <w:szCs w:val="24"/>
              </w:rPr>
            </w:pPr>
            <w:ins w:id="291" w:author="Steven Travers" w:date="2021-08-03T16:51:00Z">
              <w:r>
                <w:rPr>
                  <w:sz w:val="24"/>
                  <w:szCs w:val="24"/>
                </w:rPr>
                <w:t>-0.085</w:t>
              </w:r>
            </w:ins>
          </w:p>
        </w:tc>
      </w:tr>
      <w:tr w:rsidR="00B164BA" w:rsidRPr="00283FF5" w14:paraId="68785699" w14:textId="77777777" w:rsidTr="00B164BA">
        <w:trPr>
          <w:ins w:id="292" w:author="Steven Travers" w:date="2021-08-03T16:51:00Z"/>
        </w:trPr>
        <w:tc>
          <w:tcPr>
            <w:tcW w:w="2880" w:type="dxa"/>
          </w:tcPr>
          <w:p w14:paraId="73596538" w14:textId="77777777" w:rsidR="00B164BA" w:rsidRDefault="00B164BA" w:rsidP="00B164BA">
            <w:pPr>
              <w:rPr>
                <w:ins w:id="293" w:author="Steven Travers" w:date="2021-08-03T16:51:00Z"/>
                <w:i/>
                <w:iCs/>
                <w:sz w:val="24"/>
                <w:szCs w:val="24"/>
              </w:rPr>
            </w:pPr>
            <w:proofErr w:type="spellStart"/>
            <w:ins w:id="294" w:author="Steven Travers" w:date="2021-08-03T16:51:00Z">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ins>
          </w:p>
        </w:tc>
        <w:tc>
          <w:tcPr>
            <w:tcW w:w="3510" w:type="dxa"/>
          </w:tcPr>
          <w:p w14:paraId="478D0E0E" w14:textId="77777777" w:rsidR="00B164BA" w:rsidRDefault="00B164BA" w:rsidP="00B164BA">
            <w:pPr>
              <w:jc w:val="center"/>
              <w:rPr>
                <w:ins w:id="295" w:author="Steven Travers" w:date="2021-08-03T16:51:00Z"/>
                <w:sz w:val="24"/>
                <w:szCs w:val="24"/>
              </w:rPr>
            </w:pPr>
            <w:ins w:id="296" w:author="Steven Travers" w:date="2021-08-03T16:51:00Z">
              <w:r>
                <w:rPr>
                  <w:sz w:val="24"/>
                  <w:szCs w:val="24"/>
                </w:rPr>
                <w:t>0.168</w:t>
              </w:r>
            </w:ins>
          </w:p>
        </w:tc>
        <w:tc>
          <w:tcPr>
            <w:tcW w:w="3240" w:type="dxa"/>
          </w:tcPr>
          <w:p w14:paraId="0960FA8B" w14:textId="77777777" w:rsidR="00B164BA" w:rsidRDefault="00B164BA" w:rsidP="00B164BA">
            <w:pPr>
              <w:jc w:val="center"/>
              <w:rPr>
                <w:ins w:id="297" w:author="Steven Travers" w:date="2021-08-03T16:51:00Z"/>
                <w:sz w:val="24"/>
                <w:szCs w:val="24"/>
              </w:rPr>
            </w:pPr>
            <w:ins w:id="298" w:author="Steven Travers" w:date="2021-08-03T16:51:00Z">
              <w:r>
                <w:rPr>
                  <w:sz w:val="24"/>
                  <w:szCs w:val="24"/>
                </w:rPr>
                <w:t>-0.035</w:t>
              </w:r>
            </w:ins>
          </w:p>
        </w:tc>
      </w:tr>
      <w:tr w:rsidR="00B164BA" w:rsidRPr="00283FF5" w14:paraId="40231661" w14:textId="77777777" w:rsidTr="00B164BA">
        <w:trPr>
          <w:ins w:id="299" w:author="Steven Travers" w:date="2021-08-03T16:51:00Z"/>
        </w:trPr>
        <w:tc>
          <w:tcPr>
            <w:tcW w:w="2880" w:type="dxa"/>
          </w:tcPr>
          <w:p w14:paraId="6B9F1CF2" w14:textId="77777777" w:rsidR="00B164BA" w:rsidRPr="00283FF5" w:rsidRDefault="00B164BA" w:rsidP="00B164BA">
            <w:pPr>
              <w:rPr>
                <w:ins w:id="300" w:author="Steven Travers" w:date="2021-08-03T16:51:00Z"/>
                <w:i/>
                <w:iCs/>
                <w:sz w:val="24"/>
                <w:szCs w:val="24"/>
              </w:rPr>
            </w:pPr>
            <w:ins w:id="301" w:author="Steven Travers" w:date="2021-08-03T16:51:00Z">
              <w:r w:rsidRPr="00283FF5">
                <w:rPr>
                  <w:i/>
                  <w:iCs/>
                  <w:sz w:val="24"/>
                  <w:szCs w:val="24"/>
                </w:rPr>
                <w:t xml:space="preserve">Ranunculus </w:t>
              </w:r>
              <w:proofErr w:type="spellStart"/>
              <w:r w:rsidRPr="00283FF5">
                <w:rPr>
                  <w:i/>
                  <w:iCs/>
                  <w:sz w:val="24"/>
                  <w:szCs w:val="24"/>
                </w:rPr>
                <w:t>abortivus</w:t>
              </w:r>
              <w:proofErr w:type="spellEnd"/>
            </w:ins>
          </w:p>
        </w:tc>
        <w:tc>
          <w:tcPr>
            <w:tcW w:w="3510" w:type="dxa"/>
          </w:tcPr>
          <w:p w14:paraId="5226694C" w14:textId="77777777" w:rsidR="00B164BA" w:rsidRDefault="00B164BA" w:rsidP="00B164BA">
            <w:pPr>
              <w:jc w:val="center"/>
              <w:rPr>
                <w:ins w:id="302" w:author="Steven Travers" w:date="2021-08-03T16:51:00Z"/>
                <w:sz w:val="24"/>
                <w:szCs w:val="24"/>
              </w:rPr>
            </w:pPr>
            <w:ins w:id="303" w:author="Steven Travers" w:date="2021-08-03T16:51:00Z">
              <w:r>
                <w:rPr>
                  <w:sz w:val="24"/>
                  <w:szCs w:val="24"/>
                </w:rPr>
                <w:t>0.553***</w:t>
              </w:r>
            </w:ins>
          </w:p>
        </w:tc>
        <w:tc>
          <w:tcPr>
            <w:tcW w:w="3240" w:type="dxa"/>
          </w:tcPr>
          <w:p w14:paraId="26A26C57" w14:textId="77777777" w:rsidR="00B164BA" w:rsidRDefault="00B164BA" w:rsidP="00B164BA">
            <w:pPr>
              <w:jc w:val="center"/>
              <w:rPr>
                <w:ins w:id="304" w:author="Steven Travers" w:date="2021-08-03T16:51:00Z"/>
                <w:sz w:val="24"/>
                <w:szCs w:val="24"/>
              </w:rPr>
            </w:pPr>
            <w:ins w:id="305" w:author="Steven Travers" w:date="2021-08-03T16:51:00Z">
              <w:r>
                <w:rPr>
                  <w:sz w:val="24"/>
                  <w:szCs w:val="24"/>
                </w:rPr>
                <w:t>-0.197*</w:t>
              </w:r>
            </w:ins>
          </w:p>
        </w:tc>
      </w:tr>
      <w:tr w:rsidR="00B164BA" w:rsidRPr="00283FF5" w14:paraId="53E20D1E" w14:textId="77777777" w:rsidTr="00B164BA">
        <w:trPr>
          <w:ins w:id="306" w:author="Steven Travers" w:date="2021-08-03T16:51:00Z"/>
        </w:trPr>
        <w:tc>
          <w:tcPr>
            <w:tcW w:w="2880" w:type="dxa"/>
          </w:tcPr>
          <w:p w14:paraId="1D1E59BD" w14:textId="77777777" w:rsidR="00B164BA" w:rsidRPr="00283FF5" w:rsidRDefault="00B164BA" w:rsidP="00B164BA">
            <w:pPr>
              <w:rPr>
                <w:ins w:id="307" w:author="Steven Travers" w:date="2021-08-03T16:51:00Z"/>
                <w:i/>
                <w:iCs/>
                <w:sz w:val="24"/>
                <w:szCs w:val="24"/>
              </w:rPr>
            </w:pPr>
            <w:ins w:id="308" w:author="Steven Travers" w:date="2021-08-03T16:51:00Z">
              <w:r>
                <w:rPr>
                  <w:i/>
                  <w:iCs/>
                  <w:sz w:val="24"/>
                  <w:szCs w:val="24"/>
                </w:rPr>
                <w:t xml:space="preserve">Lithospermum </w:t>
              </w:r>
              <w:proofErr w:type="spellStart"/>
              <w:r>
                <w:rPr>
                  <w:i/>
                  <w:iCs/>
                  <w:sz w:val="24"/>
                  <w:szCs w:val="24"/>
                </w:rPr>
                <w:t>canescens</w:t>
              </w:r>
              <w:proofErr w:type="spellEnd"/>
            </w:ins>
          </w:p>
        </w:tc>
        <w:tc>
          <w:tcPr>
            <w:tcW w:w="3510" w:type="dxa"/>
          </w:tcPr>
          <w:p w14:paraId="30655A9D" w14:textId="77777777" w:rsidR="00B164BA" w:rsidRDefault="00B164BA" w:rsidP="00B164BA">
            <w:pPr>
              <w:jc w:val="center"/>
              <w:rPr>
                <w:ins w:id="309" w:author="Steven Travers" w:date="2021-08-03T16:51:00Z"/>
                <w:sz w:val="24"/>
                <w:szCs w:val="24"/>
              </w:rPr>
            </w:pPr>
            <w:ins w:id="310" w:author="Steven Travers" w:date="2021-08-03T16:51:00Z">
              <w:r>
                <w:rPr>
                  <w:sz w:val="24"/>
                  <w:szCs w:val="24"/>
                </w:rPr>
                <w:t>-0.107</w:t>
              </w:r>
            </w:ins>
          </w:p>
        </w:tc>
        <w:tc>
          <w:tcPr>
            <w:tcW w:w="3240" w:type="dxa"/>
          </w:tcPr>
          <w:p w14:paraId="3B52004B" w14:textId="77777777" w:rsidR="00B164BA" w:rsidRDefault="00B164BA" w:rsidP="00B164BA">
            <w:pPr>
              <w:jc w:val="center"/>
              <w:rPr>
                <w:ins w:id="311" w:author="Steven Travers" w:date="2021-08-03T16:51:00Z"/>
                <w:sz w:val="24"/>
                <w:szCs w:val="24"/>
              </w:rPr>
            </w:pPr>
            <w:ins w:id="312" w:author="Steven Travers" w:date="2021-08-03T16:51:00Z">
              <w:r>
                <w:rPr>
                  <w:sz w:val="24"/>
                  <w:szCs w:val="24"/>
                </w:rPr>
                <w:t>0.068</w:t>
              </w:r>
            </w:ins>
          </w:p>
        </w:tc>
      </w:tr>
      <w:tr w:rsidR="00B164BA" w:rsidRPr="00283FF5" w14:paraId="1F631DA9" w14:textId="77777777" w:rsidTr="00B164BA">
        <w:trPr>
          <w:ins w:id="313" w:author="Steven Travers" w:date="2021-08-03T16:51:00Z"/>
        </w:trPr>
        <w:tc>
          <w:tcPr>
            <w:tcW w:w="2880" w:type="dxa"/>
          </w:tcPr>
          <w:p w14:paraId="221E29DE" w14:textId="77777777" w:rsidR="00B164BA" w:rsidRDefault="00B164BA" w:rsidP="00B164BA">
            <w:pPr>
              <w:rPr>
                <w:ins w:id="314" w:author="Steven Travers" w:date="2021-08-03T16:51:00Z"/>
                <w:i/>
                <w:iCs/>
                <w:sz w:val="24"/>
                <w:szCs w:val="24"/>
              </w:rPr>
            </w:pPr>
            <w:ins w:id="315" w:author="Steven Travers" w:date="2021-08-03T16:51:00Z">
              <w:r w:rsidRPr="00283FF5">
                <w:rPr>
                  <w:i/>
                  <w:iCs/>
                  <w:sz w:val="24"/>
                  <w:szCs w:val="24"/>
                </w:rPr>
                <w:t xml:space="preserve">Oxalis </w:t>
              </w:r>
              <w:proofErr w:type="spellStart"/>
              <w:r w:rsidRPr="00283FF5">
                <w:rPr>
                  <w:i/>
                  <w:iCs/>
                  <w:sz w:val="24"/>
                  <w:szCs w:val="24"/>
                </w:rPr>
                <w:t>violacea</w:t>
              </w:r>
              <w:proofErr w:type="spellEnd"/>
            </w:ins>
          </w:p>
        </w:tc>
        <w:tc>
          <w:tcPr>
            <w:tcW w:w="3510" w:type="dxa"/>
          </w:tcPr>
          <w:p w14:paraId="7A38E7B0" w14:textId="77777777" w:rsidR="00B164BA" w:rsidRDefault="00B164BA" w:rsidP="00B164BA">
            <w:pPr>
              <w:jc w:val="center"/>
              <w:rPr>
                <w:ins w:id="316" w:author="Steven Travers" w:date="2021-08-03T16:51:00Z"/>
                <w:sz w:val="24"/>
                <w:szCs w:val="24"/>
              </w:rPr>
            </w:pPr>
            <w:ins w:id="317" w:author="Steven Travers" w:date="2021-08-03T16:51:00Z">
              <w:r>
                <w:rPr>
                  <w:sz w:val="24"/>
                  <w:szCs w:val="24"/>
                </w:rPr>
                <w:t>0.059</w:t>
              </w:r>
            </w:ins>
          </w:p>
        </w:tc>
        <w:tc>
          <w:tcPr>
            <w:tcW w:w="3240" w:type="dxa"/>
          </w:tcPr>
          <w:p w14:paraId="741D340F" w14:textId="77777777" w:rsidR="00B164BA" w:rsidRDefault="00B164BA" w:rsidP="00B164BA">
            <w:pPr>
              <w:jc w:val="center"/>
              <w:rPr>
                <w:ins w:id="318" w:author="Steven Travers" w:date="2021-08-03T16:51:00Z"/>
                <w:sz w:val="24"/>
                <w:szCs w:val="24"/>
              </w:rPr>
            </w:pPr>
            <w:ins w:id="319" w:author="Steven Travers" w:date="2021-08-03T16:51:00Z">
              <w:r>
                <w:rPr>
                  <w:sz w:val="24"/>
                  <w:szCs w:val="24"/>
                </w:rPr>
                <w:t>-0.016</w:t>
              </w:r>
            </w:ins>
          </w:p>
        </w:tc>
      </w:tr>
      <w:tr w:rsidR="00B164BA" w:rsidRPr="00283FF5" w14:paraId="05059DBA" w14:textId="77777777" w:rsidTr="00B164BA">
        <w:trPr>
          <w:ins w:id="320" w:author="Steven Travers" w:date="2021-08-03T16:51:00Z"/>
        </w:trPr>
        <w:tc>
          <w:tcPr>
            <w:tcW w:w="2880" w:type="dxa"/>
          </w:tcPr>
          <w:p w14:paraId="387599C3" w14:textId="77777777" w:rsidR="00B164BA" w:rsidRPr="00283FF5" w:rsidRDefault="00B164BA" w:rsidP="00B164BA">
            <w:pPr>
              <w:rPr>
                <w:ins w:id="321" w:author="Steven Travers" w:date="2021-08-03T16:51:00Z"/>
                <w:i/>
                <w:iCs/>
                <w:sz w:val="24"/>
                <w:szCs w:val="24"/>
              </w:rPr>
            </w:pPr>
            <w:ins w:id="322" w:author="Steven Travers" w:date="2021-08-03T16:51:00Z">
              <w:r w:rsidRPr="00283FF5">
                <w:rPr>
                  <w:i/>
                  <w:iCs/>
                  <w:sz w:val="24"/>
                  <w:szCs w:val="24"/>
                </w:rPr>
                <w:t xml:space="preserve">Trillium </w:t>
              </w:r>
              <w:proofErr w:type="spellStart"/>
              <w:r w:rsidRPr="00283FF5">
                <w:rPr>
                  <w:i/>
                  <w:iCs/>
                  <w:sz w:val="24"/>
                  <w:szCs w:val="24"/>
                </w:rPr>
                <w:t>cernuum</w:t>
              </w:r>
              <w:proofErr w:type="spellEnd"/>
            </w:ins>
          </w:p>
        </w:tc>
        <w:tc>
          <w:tcPr>
            <w:tcW w:w="3510" w:type="dxa"/>
          </w:tcPr>
          <w:p w14:paraId="12989E9E" w14:textId="77777777" w:rsidR="00B164BA" w:rsidRDefault="00B164BA" w:rsidP="00B164BA">
            <w:pPr>
              <w:jc w:val="center"/>
              <w:rPr>
                <w:ins w:id="323" w:author="Steven Travers" w:date="2021-08-03T16:51:00Z"/>
                <w:sz w:val="24"/>
                <w:szCs w:val="24"/>
              </w:rPr>
            </w:pPr>
            <w:ins w:id="324" w:author="Steven Travers" w:date="2021-08-03T16:51:00Z">
              <w:r>
                <w:rPr>
                  <w:sz w:val="24"/>
                  <w:szCs w:val="24"/>
                </w:rPr>
                <w:t>0.297</w:t>
              </w:r>
            </w:ins>
          </w:p>
        </w:tc>
        <w:tc>
          <w:tcPr>
            <w:tcW w:w="3240" w:type="dxa"/>
          </w:tcPr>
          <w:p w14:paraId="0409BF89" w14:textId="77777777" w:rsidR="00B164BA" w:rsidRDefault="00B164BA" w:rsidP="00B164BA">
            <w:pPr>
              <w:jc w:val="center"/>
              <w:rPr>
                <w:ins w:id="325" w:author="Steven Travers" w:date="2021-08-03T16:51:00Z"/>
                <w:sz w:val="24"/>
                <w:szCs w:val="24"/>
              </w:rPr>
            </w:pPr>
            <w:ins w:id="326" w:author="Steven Travers" w:date="2021-08-03T16:51:00Z">
              <w:r>
                <w:rPr>
                  <w:sz w:val="24"/>
                  <w:szCs w:val="24"/>
                </w:rPr>
                <w:t>-0.061</w:t>
              </w:r>
            </w:ins>
          </w:p>
        </w:tc>
      </w:tr>
      <w:tr w:rsidR="00B164BA" w:rsidRPr="00283FF5" w14:paraId="1D8FF58D" w14:textId="77777777" w:rsidTr="00B164BA">
        <w:trPr>
          <w:ins w:id="327" w:author="Steven Travers" w:date="2021-08-03T16:51:00Z"/>
        </w:trPr>
        <w:tc>
          <w:tcPr>
            <w:tcW w:w="2880" w:type="dxa"/>
          </w:tcPr>
          <w:p w14:paraId="43808977" w14:textId="77777777" w:rsidR="00B164BA" w:rsidRPr="00283FF5" w:rsidRDefault="00B164BA" w:rsidP="00B164BA">
            <w:pPr>
              <w:rPr>
                <w:ins w:id="328" w:author="Steven Travers" w:date="2021-08-03T16:51:00Z"/>
                <w:i/>
                <w:iCs/>
                <w:sz w:val="24"/>
                <w:szCs w:val="24"/>
              </w:rPr>
            </w:pPr>
            <w:ins w:id="329" w:author="Steven Travers" w:date="2021-08-03T16:51:00Z">
              <w:r w:rsidRPr="00283FF5">
                <w:rPr>
                  <w:i/>
                  <w:iCs/>
                  <w:sz w:val="24"/>
                  <w:szCs w:val="24"/>
                </w:rPr>
                <w:t>Sisyrinchium angustifolium</w:t>
              </w:r>
            </w:ins>
          </w:p>
        </w:tc>
        <w:tc>
          <w:tcPr>
            <w:tcW w:w="3510" w:type="dxa"/>
          </w:tcPr>
          <w:p w14:paraId="35266A1B" w14:textId="77777777" w:rsidR="00B164BA" w:rsidRDefault="00B164BA" w:rsidP="00B164BA">
            <w:pPr>
              <w:jc w:val="center"/>
              <w:rPr>
                <w:ins w:id="330" w:author="Steven Travers" w:date="2021-08-03T16:51:00Z"/>
                <w:sz w:val="24"/>
                <w:szCs w:val="24"/>
              </w:rPr>
            </w:pPr>
            <w:ins w:id="331" w:author="Steven Travers" w:date="2021-08-03T16:51:00Z">
              <w:r>
                <w:rPr>
                  <w:sz w:val="24"/>
                  <w:szCs w:val="24"/>
                </w:rPr>
                <w:t>0.222</w:t>
              </w:r>
            </w:ins>
          </w:p>
        </w:tc>
        <w:tc>
          <w:tcPr>
            <w:tcW w:w="3240" w:type="dxa"/>
          </w:tcPr>
          <w:p w14:paraId="1DC1596A" w14:textId="77777777" w:rsidR="00B164BA" w:rsidRDefault="00B164BA" w:rsidP="00B164BA">
            <w:pPr>
              <w:jc w:val="center"/>
              <w:rPr>
                <w:ins w:id="332" w:author="Steven Travers" w:date="2021-08-03T16:51:00Z"/>
                <w:sz w:val="24"/>
                <w:szCs w:val="24"/>
              </w:rPr>
            </w:pPr>
            <w:ins w:id="333" w:author="Steven Travers" w:date="2021-08-03T16:51:00Z">
              <w:r>
                <w:rPr>
                  <w:sz w:val="24"/>
                  <w:szCs w:val="24"/>
                </w:rPr>
                <w:t>-0.046</w:t>
              </w:r>
            </w:ins>
          </w:p>
        </w:tc>
      </w:tr>
      <w:tr w:rsidR="00B164BA" w:rsidRPr="00283FF5" w14:paraId="4E752976" w14:textId="77777777" w:rsidTr="00B164BA">
        <w:trPr>
          <w:ins w:id="334" w:author="Steven Travers" w:date="2021-08-03T16:51:00Z"/>
        </w:trPr>
        <w:tc>
          <w:tcPr>
            <w:tcW w:w="2880" w:type="dxa"/>
          </w:tcPr>
          <w:p w14:paraId="36CBE4FC" w14:textId="77777777" w:rsidR="00B164BA" w:rsidRPr="00283FF5" w:rsidRDefault="00B164BA" w:rsidP="00B164BA">
            <w:pPr>
              <w:rPr>
                <w:ins w:id="335" w:author="Steven Travers" w:date="2021-08-03T16:51:00Z"/>
                <w:i/>
                <w:iCs/>
                <w:sz w:val="24"/>
                <w:szCs w:val="24"/>
              </w:rPr>
            </w:pPr>
            <w:ins w:id="336" w:author="Steven Travers" w:date="2021-08-03T16:51:00Z">
              <w:r w:rsidRPr="00283FF5">
                <w:rPr>
                  <w:i/>
                  <w:iCs/>
                  <w:sz w:val="24"/>
                  <w:szCs w:val="24"/>
                </w:rPr>
                <w:t xml:space="preserve">Lithospermum </w:t>
              </w:r>
              <w:proofErr w:type="spellStart"/>
              <w:r w:rsidRPr="00283FF5">
                <w:rPr>
                  <w:i/>
                  <w:iCs/>
                  <w:sz w:val="24"/>
                  <w:szCs w:val="24"/>
                </w:rPr>
                <w:t>incisum</w:t>
              </w:r>
              <w:proofErr w:type="spellEnd"/>
            </w:ins>
          </w:p>
        </w:tc>
        <w:tc>
          <w:tcPr>
            <w:tcW w:w="3510" w:type="dxa"/>
          </w:tcPr>
          <w:p w14:paraId="471C6B51" w14:textId="77777777" w:rsidR="00B164BA" w:rsidRDefault="00B164BA" w:rsidP="00B164BA">
            <w:pPr>
              <w:jc w:val="center"/>
              <w:rPr>
                <w:ins w:id="337" w:author="Steven Travers" w:date="2021-08-03T16:51:00Z"/>
                <w:sz w:val="24"/>
                <w:szCs w:val="24"/>
              </w:rPr>
            </w:pPr>
            <w:ins w:id="338" w:author="Steven Travers" w:date="2021-08-03T16:51:00Z">
              <w:r>
                <w:rPr>
                  <w:sz w:val="24"/>
                  <w:szCs w:val="24"/>
                </w:rPr>
                <w:t>-0.166</w:t>
              </w:r>
            </w:ins>
          </w:p>
        </w:tc>
        <w:tc>
          <w:tcPr>
            <w:tcW w:w="3240" w:type="dxa"/>
          </w:tcPr>
          <w:p w14:paraId="284DDF1D" w14:textId="77777777" w:rsidR="00B164BA" w:rsidRDefault="00B164BA" w:rsidP="00B164BA">
            <w:pPr>
              <w:jc w:val="center"/>
              <w:rPr>
                <w:ins w:id="339" w:author="Steven Travers" w:date="2021-08-03T16:51:00Z"/>
                <w:sz w:val="24"/>
                <w:szCs w:val="24"/>
              </w:rPr>
            </w:pPr>
            <w:ins w:id="340" w:author="Steven Travers" w:date="2021-08-03T16:51:00Z">
              <w:r>
                <w:rPr>
                  <w:sz w:val="24"/>
                  <w:szCs w:val="24"/>
                </w:rPr>
                <w:t>0.034</w:t>
              </w:r>
            </w:ins>
          </w:p>
        </w:tc>
      </w:tr>
      <w:tr w:rsidR="00B164BA" w:rsidRPr="00283FF5" w14:paraId="149E7E26" w14:textId="77777777" w:rsidTr="00B164BA">
        <w:trPr>
          <w:ins w:id="341" w:author="Steven Travers" w:date="2021-08-03T16:51:00Z"/>
        </w:trPr>
        <w:tc>
          <w:tcPr>
            <w:tcW w:w="2880" w:type="dxa"/>
          </w:tcPr>
          <w:p w14:paraId="7FC46A1B" w14:textId="77777777" w:rsidR="00B164BA" w:rsidRPr="00283FF5" w:rsidRDefault="00B164BA" w:rsidP="00B164BA">
            <w:pPr>
              <w:rPr>
                <w:ins w:id="342" w:author="Steven Travers" w:date="2021-08-03T16:51:00Z"/>
                <w:i/>
                <w:iCs/>
                <w:sz w:val="24"/>
                <w:szCs w:val="24"/>
              </w:rPr>
            </w:pPr>
            <w:proofErr w:type="spellStart"/>
            <w:ins w:id="343" w:author="Steven Travers" w:date="2021-08-03T16:51:00Z">
              <w:r w:rsidRPr="00283FF5">
                <w:rPr>
                  <w:i/>
                  <w:iCs/>
                  <w:sz w:val="24"/>
                  <w:szCs w:val="24"/>
                </w:rPr>
                <w:t>Pedicularis</w:t>
              </w:r>
              <w:proofErr w:type="spellEnd"/>
              <w:r w:rsidRPr="00283FF5">
                <w:rPr>
                  <w:i/>
                  <w:iCs/>
                  <w:sz w:val="24"/>
                  <w:szCs w:val="24"/>
                </w:rPr>
                <w:t xml:space="preserve"> canadensis</w:t>
              </w:r>
            </w:ins>
          </w:p>
        </w:tc>
        <w:tc>
          <w:tcPr>
            <w:tcW w:w="3510" w:type="dxa"/>
          </w:tcPr>
          <w:p w14:paraId="2D2790A3" w14:textId="77777777" w:rsidR="00B164BA" w:rsidRDefault="00B164BA" w:rsidP="00B164BA">
            <w:pPr>
              <w:jc w:val="center"/>
              <w:rPr>
                <w:ins w:id="344" w:author="Steven Travers" w:date="2021-08-03T16:51:00Z"/>
                <w:sz w:val="24"/>
                <w:szCs w:val="24"/>
              </w:rPr>
            </w:pPr>
            <w:ins w:id="345" w:author="Steven Travers" w:date="2021-08-03T16:51:00Z">
              <w:r>
                <w:rPr>
                  <w:sz w:val="24"/>
                  <w:szCs w:val="24"/>
                </w:rPr>
                <w:t>0.359*</w:t>
              </w:r>
            </w:ins>
          </w:p>
        </w:tc>
        <w:tc>
          <w:tcPr>
            <w:tcW w:w="3240" w:type="dxa"/>
          </w:tcPr>
          <w:p w14:paraId="61E47662" w14:textId="77777777" w:rsidR="00B164BA" w:rsidRDefault="00B164BA" w:rsidP="00B164BA">
            <w:pPr>
              <w:jc w:val="center"/>
              <w:rPr>
                <w:ins w:id="346" w:author="Steven Travers" w:date="2021-08-03T16:51:00Z"/>
                <w:sz w:val="24"/>
                <w:szCs w:val="24"/>
              </w:rPr>
            </w:pPr>
            <w:ins w:id="347" w:author="Steven Travers" w:date="2021-08-03T16:51:00Z">
              <w:r>
                <w:rPr>
                  <w:sz w:val="24"/>
                  <w:szCs w:val="24"/>
                </w:rPr>
                <w:t>-0.097</w:t>
              </w:r>
            </w:ins>
          </w:p>
        </w:tc>
      </w:tr>
      <w:tr w:rsidR="00B164BA" w:rsidRPr="00283FF5" w14:paraId="484421C2" w14:textId="77777777" w:rsidTr="00B164BA">
        <w:trPr>
          <w:ins w:id="348" w:author="Steven Travers" w:date="2021-08-03T16:51:00Z"/>
        </w:trPr>
        <w:tc>
          <w:tcPr>
            <w:tcW w:w="2880" w:type="dxa"/>
          </w:tcPr>
          <w:p w14:paraId="1F5A248A" w14:textId="77777777" w:rsidR="00B164BA" w:rsidRPr="00283FF5" w:rsidRDefault="00B164BA" w:rsidP="00B164BA">
            <w:pPr>
              <w:rPr>
                <w:ins w:id="349" w:author="Steven Travers" w:date="2021-08-03T16:51:00Z"/>
                <w:i/>
                <w:iCs/>
                <w:sz w:val="24"/>
                <w:szCs w:val="24"/>
              </w:rPr>
            </w:pPr>
            <w:proofErr w:type="spellStart"/>
            <w:ins w:id="350" w:author="Steven Travers" w:date="2021-08-03T16:51:00Z">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ins>
          </w:p>
        </w:tc>
        <w:tc>
          <w:tcPr>
            <w:tcW w:w="3510" w:type="dxa"/>
          </w:tcPr>
          <w:p w14:paraId="60388677" w14:textId="77777777" w:rsidR="00B164BA" w:rsidRDefault="00B164BA" w:rsidP="00B164BA">
            <w:pPr>
              <w:jc w:val="center"/>
              <w:rPr>
                <w:ins w:id="351" w:author="Steven Travers" w:date="2021-08-03T16:51:00Z"/>
                <w:sz w:val="24"/>
                <w:szCs w:val="24"/>
              </w:rPr>
            </w:pPr>
            <w:ins w:id="352" w:author="Steven Travers" w:date="2021-08-03T16:51:00Z">
              <w:r>
                <w:rPr>
                  <w:sz w:val="24"/>
                  <w:szCs w:val="24"/>
                </w:rPr>
                <w:t>0.277*</w:t>
              </w:r>
            </w:ins>
          </w:p>
        </w:tc>
        <w:tc>
          <w:tcPr>
            <w:tcW w:w="3240" w:type="dxa"/>
          </w:tcPr>
          <w:p w14:paraId="738B763E" w14:textId="77777777" w:rsidR="00B164BA" w:rsidRDefault="00B164BA" w:rsidP="00B164BA">
            <w:pPr>
              <w:jc w:val="center"/>
              <w:rPr>
                <w:ins w:id="353" w:author="Steven Travers" w:date="2021-08-03T16:51:00Z"/>
                <w:sz w:val="24"/>
                <w:szCs w:val="24"/>
              </w:rPr>
            </w:pPr>
            <w:ins w:id="354" w:author="Steven Travers" w:date="2021-08-03T16:51:00Z">
              <w:r>
                <w:rPr>
                  <w:sz w:val="24"/>
                  <w:szCs w:val="24"/>
                </w:rPr>
                <w:t>-0.105</w:t>
              </w:r>
            </w:ins>
          </w:p>
        </w:tc>
      </w:tr>
      <w:tr w:rsidR="00B164BA" w:rsidRPr="00283FF5" w14:paraId="0ECC8762" w14:textId="77777777" w:rsidTr="00B164BA">
        <w:trPr>
          <w:ins w:id="355" w:author="Steven Travers" w:date="2021-08-03T16:51:00Z"/>
        </w:trPr>
        <w:tc>
          <w:tcPr>
            <w:tcW w:w="2880" w:type="dxa"/>
          </w:tcPr>
          <w:p w14:paraId="78CFE56B" w14:textId="77777777" w:rsidR="00B164BA" w:rsidRPr="00283FF5" w:rsidRDefault="00B164BA" w:rsidP="00B164BA">
            <w:pPr>
              <w:rPr>
                <w:ins w:id="356" w:author="Steven Travers" w:date="2021-08-03T16:51:00Z"/>
                <w:i/>
                <w:iCs/>
                <w:sz w:val="24"/>
                <w:szCs w:val="24"/>
              </w:rPr>
            </w:pPr>
            <w:ins w:id="357" w:author="Steven Travers" w:date="2021-08-03T16:51:00Z">
              <w:r w:rsidRPr="00283FF5">
                <w:rPr>
                  <w:i/>
                  <w:iCs/>
                  <w:sz w:val="24"/>
                  <w:szCs w:val="24"/>
                </w:rPr>
                <w:t>Vicia americana</w:t>
              </w:r>
            </w:ins>
          </w:p>
        </w:tc>
        <w:tc>
          <w:tcPr>
            <w:tcW w:w="3510" w:type="dxa"/>
          </w:tcPr>
          <w:p w14:paraId="5AA120D2" w14:textId="77777777" w:rsidR="00B164BA" w:rsidRDefault="00B164BA" w:rsidP="00B164BA">
            <w:pPr>
              <w:jc w:val="center"/>
              <w:rPr>
                <w:ins w:id="358" w:author="Steven Travers" w:date="2021-08-03T16:51:00Z"/>
                <w:sz w:val="24"/>
                <w:szCs w:val="24"/>
              </w:rPr>
            </w:pPr>
            <w:ins w:id="359" w:author="Steven Travers" w:date="2021-08-03T16:51:00Z">
              <w:r>
                <w:rPr>
                  <w:sz w:val="24"/>
                  <w:szCs w:val="24"/>
                </w:rPr>
                <w:t>0.012</w:t>
              </w:r>
            </w:ins>
          </w:p>
        </w:tc>
        <w:tc>
          <w:tcPr>
            <w:tcW w:w="3240" w:type="dxa"/>
          </w:tcPr>
          <w:p w14:paraId="7275084E" w14:textId="77777777" w:rsidR="00B164BA" w:rsidRDefault="00B164BA" w:rsidP="00B164BA">
            <w:pPr>
              <w:jc w:val="center"/>
              <w:rPr>
                <w:ins w:id="360" w:author="Steven Travers" w:date="2021-08-03T16:51:00Z"/>
                <w:sz w:val="24"/>
                <w:szCs w:val="24"/>
              </w:rPr>
            </w:pPr>
            <w:ins w:id="361" w:author="Steven Travers" w:date="2021-08-03T16:51:00Z">
              <w:r>
                <w:rPr>
                  <w:sz w:val="24"/>
                  <w:szCs w:val="24"/>
                </w:rPr>
                <w:t>-0.008</w:t>
              </w:r>
            </w:ins>
          </w:p>
        </w:tc>
      </w:tr>
      <w:tr w:rsidR="00B164BA" w:rsidRPr="00283FF5" w14:paraId="65B45644" w14:textId="77777777" w:rsidTr="00B164BA">
        <w:trPr>
          <w:ins w:id="362" w:author="Steven Travers" w:date="2021-08-03T16:51:00Z"/>
        </w:trPr>
        <w:tc>
          <w:tcPr>
            <w:tcW w:w="2880" w:type="dxa"/>
          </w:tcPr>
          <w:p w14:paraId="57727592" w14:textId="77777777" w:rsidR="00B164BA" w:rsidRPr="00283FF5" w:rsidRDefault="00B164BA" w:rsidP="00B164BA">
            <w:pPr>
              <w:rPr>
                <w:ins w:id="363" w:author="Steven Travers" w:date="2021-08-03T16:51:00Z"/>
                <w:i/>
                <w:iCs/>
                <w:sz w:val="24"/>
                <w:szCs w:val="24"/>
              </w:rPr>
            </w:pPr>
            <w:ins w:id="364" w:author="Steven Travers" w:date="2021-08-03T16:51:00Z">
              <w:r w:rsidRPr="00283FF5">
                <w:rPr>
                  <w:i/>
                  <w:iCs/>
                  <w:sz w:val="24"/>
                  <w:szCs w:val="24"/>
                </w:rPr>
                <w:t xml:space="preserve">Cypripedium </w:t>
              </w:r>
              <w:proofErr w:type="spellStart"/>
              <w:r w:rsidRPr="00283FF5">
                <w:rPr>
                  <w:i/>
                  <w:iCs/>
                  <w:sz w:val="24"/>
                  <w:szCs w:val="24"/>
                </w:rPr>
                <w:t>candidum</w:t>
              </w:r>
              <w:proofErr w:type="spellEnd"/>
            </w:ins>
          </w:p>
        </w:tc>
        <w:tc>
          <w:tcPr>
            <w:tcW w:w="3510" w:type="dxa"/>
          </w:tcPr>
          <w:p w14:paraId="5D153A01" w14:textId="77777777" w:rsidR="00B164BA" w:rsidRDefault="00B164BA" w:rsidP="00B164BA">
            <w:pPr>
              <w:jc w:val="center"/>
              <w:rPr>
                <w:ins w:id="365" w:author="Steven Travers" w:date="2021-08-03T16:51:00Z"/>
                <w:sz w:val="24"/>
                <w:szCs w:val="24"/>
              </w:rPr>
            </w:pPr>
            <w:ins w:id="366" w:author="Steven Travers" w:date="2021-08-03T16:51:00Z">
              <w:r>
                <w:rPr>
                  <w:sz w:val="24"/>
                  <w:szCs w:val="24"/>
                </w:rPr>
                <w:t>-0.524**</w:t>
              </w:r>
            </w:ins>
          </w:p>
        </w:tc>
        <w:tc>
          <w:tcPr>
            <w:tcW w:w="3240" w:type="dxa"/>
          </w:tcPr>
          <w:p w14:paraId="125F1BA5" w14:textId="77777777" w:rsidR="00B164BA" w:rsidRDefault="00B164BA" w:rsidP="00B164BA">
            <w:pPr>
              <w:jc w:val="center"/>
              <w:rPr>
                <w:ins w:id="367" w:author="Steven Travers" w:date="2021-08-03T16:51:00Z"/>
                <w:sz w:val="24"/>
                <w:szCs w:val="24"/>
              </w:rPr>
            </w:pPr>
            <w:ins w:id="368" w:author="Steven Travers" w:date="2021-08-03T16:51:00Z">
              <w:r>
                <w:rPr>
                  <w:sz w:val="24"/>
                  <w:szCs w:val="24"/>
                </w:rPr>
                <w:t>0.193</w:t>
              </w:r>
            </w:ins>
          </w:p>
        </w:tc>
      </w:tr>
      <w:tr w:rsidR="00B164BA" w:rsidRPr="00283FF5" w14:paraId="666AED5B" w14:textId="77777777" w:rsidTr="00B164BA">
        <w:trPr>
          <w:ins w:id="369" w:author="Steven Travers" w:date="2021-08-03T16:51:00Z"/>
        </w:trPr>
        <w:tc>
          <w:tcPr>
            <w:tcW w:w="2880" w:type="dxa"/>
          </w:tcPr>
          <w:p w14:paraId="525E59ED" w14:textId="77777777" w:rsidR="00B164BA" w:rsidRPr="00283FF5" w:rsidRDefault="00B164BA" w:rsidP="00B164BA">
            <w:pPr>
              <w:rPr>
                <w:ins w:id="370" w:author="Steven Travers" w:date="2021-08-03T16:51:00Z"/>
                <w:i/>
                <w:iCs/>
                <w:sz w:val="24"/>
                <w:szCs w:val="24"/>
              </w:rPr>
            </w:pPr>
            <w:ins w:id="371" w:author="Steven Travers" w:date="2021-08-03T16:51:00Z">
              <w:r w:rsidRPr="00283FF5">
                <w:rPr>
                  <w:i/>
                  <w:iCs/>
                  <w:sz w:val="24"/>
                  <w:szCs w:val="24"/>
                </w:rPr>
                <w:t>Achillea millefolium</w:t>
              </w:r>
            </w:ins>
          </w:p>
        </w:tc>
        <w:tc>
          <w:tcPr>
            <w:tcW w:w="3510" w:type="dxa"/>
          </w:tcPr>
          <w:p w14:paraId="08ACB02B" w14:textId="77777777" w:rsidR="00B164BA" w:rsidRPr="00EF6F3F" w:rsidRDefault="00B164BA" w:rsidP="00B164BA">
            <w:pPr>
              <w:jc w:val="center"/>
              <w:rPr>
                <w:ins w:id="372" w:author="Steven Travers" w:date="2021-08-03T16:51:00Z"/>
                <w:rFonts w:ascii="Calibri" w:hAnsi="Calibri" w:cs="Calibri"/>
                <w:color w:val="000000"/>
              </w:rPr>
            </w:pPr>
            <w:ins w:id="373" w:author="Steven Travers" w:date="2021-08-03T16:51:00Z">
              <w:r>
                <w:rPr>
                  <w:rFonts w:ascii="Calibri" w:hAnsi="Calibri" w:cs="Calibri"/>
                  <w:color w:val="000000"/>
                </w:rPr>
                <w:t>0.065</w:t>
              </w:r>
            </w:ins>
          </w:p>
        </w:tc>
        <w:tc>
          <w:tcPr>
            <w:tcW w:w="3240" w:type="dxa"/>
          </w:tcPr>
          <w:p w14:paraId="63EF17A4" w14:textId="77777777" w:rsidR="00B164BA" w:rsidRPr="00EF6F3F" w:rsidRDefault="00B164BA" w:rsidP="00B164BA">
            <w:pPr>
              <w:jc w:val="center"/>
              <w:rPr>
                <w:ins w:id="374" w:author="Steven Travers" w:date="2021-08-03T16:51:00Z"/>
                <w:rFonts w:ascii="Calibri" w:hAnsi="Calibri" w:cs="Calibri"/>
                <w:color w:val="000000"/>
              </w:rPr>
            </w:pPr>
            <w:ins w:id="375" w:author="Steven Travers" w:date="2021-08-03T16:51:00Z">
              <w:r>
                <w:rPr>
                  <w:rFonts w:ascii="Calibri" w:hAnsi="Calibri" w:cs="Calibri"/>
                  <w:color w:val="000000"/>
                </w:rPr>
                <w:t>-0.003</w:t>
              </w:r>
            </w:ins>
          </w:p>
        </w:tc>
      </w:tr>
      <w:tr w:rsidR="00B164BA" w:rsidRPr="00283FF5" w14:paraId="42C3BBF8" w14:textId="77777777" w:rsidTr="00B164BA">
        <w:trPr>
          <w:ins w:id="376" w:author="Steven Travers" w:date="2021-08-03T16:51:00Z"/>
        </w:trPr>
        <w:tc>
          <w:tcPr>
            <w:tcW w:w="2880" w:type="dxa"/>
          </w:tcPr>
          <w:p w14:paraId="2F20A2C9" w14:textId="77777777" w:rsidR="00B164BA" w:rsidRPr="00283FF5" w:rsidRDefault="00B164BA" w:rsidP="00B164BA">
            <w:pPr>
              <w:rPr>
                <w:ins w:id="377" w:author="Steven Travers" w:date="2021-08-03T16:51:00Z"/>
                <w:i/>
                <w:iCs/>
                <w:sz w:val="24"/>
                <w:szCs w:val="24"/>
              </w:rPr>
            </w:pPr>
            <w:ins w:id="378" w:author="Steven Travers" w:date="2021-08-03T16:51:00Z">
              <w:r w:rsidRPr="00283FF5">
                <w:rPr>
                  <w:i/>
                  <w:iCs/>
                  <w:sz w:val="24"/>
                  <w:szCs w:val="24"/>
                </w:rPr>
                <w:t>Anemone canadensis</w:t>
              </w:r>
            </w:ins>
          </w:p>
        </w:tc>
        <w:tc>
          <w:tcPr>
            <w:tcW w:w="3510" w:type="dxa"/>
          </w:tcPr>
          <w:p w14:paraId="1211D3FC" w14:textId="77777777" w:rsidR="00B164BA" w:rsidRDefault="00B164BA" w:rsidP="00B164BA">
            <w:pPr>
              <w:jc w:val="center"/>
              <w:rPr>
                <w:ins w:id="379" w:author="Steven Travers" w:date="2021-08-03T16:51:00Z"/>
                <w:sz w:val="24"/>
                <w:szCs w:val="24"/>
              </w:rPr>
            </w:pPr>
            <w:ins w:id="380" w:author="Steven Travers" w:date="2021-08-03T16:51:00Z">
              <w:r>
                <w:rPr>
                  <w:sz w:val="24"/>
                  <w:szCs w:val="24"/>
                </w:rPr>
                <w:t>0.002</w:t>
              </w:r>
            </w:ins>
          </w:p>
        </w:tc>
        <w:tc>
          <w:tcPr>
            <w:tcW w:w="3240" w:type="dxa"/>
          </w:tcPr>
          <w:p w14:paraId="50FE31A7" w14:textId="77777777" w:rsidR="00B164BA" w:rsidRDefault="00B164BA" w:rsidP="00B164BA">
            <w:pPr>
              <w:jc w:val="center"/>
              <w:rPr>
                <w:ins w:id="381" w:author="Steven Travers" w:date="2021-08-03T16:51:00Z"/>
                <w:sz w:val="24"/>
                <w:szCs w:val="24"/>
              </w:rPr>
            </w:pPr>
            <w:ins w:id="382" w:author="Steven Travers" w:date="2021-08-03T16:51:00Z">
              <w:r>
                <w:rPr>
                  <w:sz w:val="24"/>
                  <w:szCs w:val="24"/>
                </w:rPr>
                <w:t>-0.001</w:t>
              </w:r>
            </w:ins>
          </w:p>
        </w:tc>
      </w:tr>
      <w:tr w:rsidR="00B164BA" w:rsidRPr="00283FF5" w14:paraId="7D66A20B" w14:textId="77777777" w:rsidTr="00B164BA">
        <w:trPr>
          <w:ins w:id="383" w:author="Steven Travers" w:date="2021-08-03T16:51:00Z"/>
        </w:trPr>
        <w:tc>
          <w:tcPr>
            <w:tcW w:w="2880" w:type="dxa"/>
          </w:tcPr>
          <w:p w14:paraId="6A0EECF0" w14:textId="77777777" w:rsidR="00B164BA" w:rsidRPr="00283FF5" w:rsidRDefault="00B164BA" w:rsidP="00B164BA">
            <w:pPr>
              <w:rPr>
                <w:ins w:id="384" w:author="Steven Travers" w:date="2021-08-03T16:51:00Z"/>
                <w:i/>
                <w:iCs/>
                <w:sz w:val="24"/>
                <w:szCs w:val="24"/>
              </w:rPr>
            </w:pPr>
            <w:proofErr w:type="spellStart"/>
            <w:ins w:id="385" w:author="Steven Travers" w:date="2021-08-03T16:51:00Z">
              <w:r w:rsidRPr="00283FF5">
                <w:rPr>
                  <w:i/>
                  <w:iCs/>
                  <w:sz w:val="24"/>
                  <w:szCs w:val="24"/>
                </w:rPr>
                <w:t>Oxytr</w:t>
              </w:r>
              <w:r>
                <w:rPr>
                  <w:i/>
                  <w:iCs/>
                  <w:sz w:val="24"/>
                  <w:szCs w:val="24"/>
                </w:rPr>
                <w:t>opis</w:t>
              </w:r>
              <w:proofErr w:type="spellEnd"/>
              <w:r w:rsidRPr="00283FF5">
                <w:rPr>
                  <w:i/>
                  <w:iCs/>
                  <w:sz w:val="24"/>
                  <w:szCs w:val="24"/>
                </w:rPr>
                <w:t xml:space="preserve"> </w:t>
              </w:r>
              <w:proofErr w:type="spellStart"/>
              <w:r w:rsidRPr="00283FF5">
                <w:rPr>
                  <w:i/>
                  <w:iCs/>
                  <w:sz w:val="24"/>
                  <w:szCs w:val="24"/>
                </w:rPr>
                <w:t>lambe</w:t>
              </w:r>
              <w:r>
                <w:rPr>
                  <w:i/>
                  <w:iCs/>
                  <w:sz w:val="24"/>
                  <w:szCs w:val="24"/>
                </w:rPr>
                <w:t>rtii</w:t>
              </w:r>
              <w:proofErr w:type="spellEnd"/>
            </w:ins>
          </w:p>
        </w:tc>
        <w:tc>
          <w:tcPr>
            <w:tcW w:w="3510" w:type="dxa"/>
          </w:tcPr>
          <w:p w14:paraId="59A496D7" w14:textId="77777777" w:rsidR="00B164BA" w:rsidRDefault="00B164BA" w:rsidP="00B164BA">
            <w:pPr>
              <w:jc w:val="center"/>
              <w:rPr>
                <w:ins w:id="386" w:author="Steven Travers" w:date="2021-08-03T16:51:00Z"/>
                <w:sz w:val="24"/>
                <w:szCs w:val="24"/>
              </w:rPr>
            </w:pPr>
            <w:ins w:id="387" w:author="Steven Travers" w:date="2021-08-03T16:51:00Z">
              <w:r>
                <w:rPr>
                  <w:sz w:val="24"/>
                  <w:szCs w:val="24"/>
                </w:rPr>
                <w:t>-0.514***</w:t>
              </w:r>
            </w:ins>
          </w:p>
        </w:tc>
        <w:tc>
          <w:tcPr>
            <w:tcW w:w="3240" w:type="dxa"/>
          </w:tcPr>
          <w:p w14:paraId="1A3BA647" w14:textId="77777777" w:rsidR="00B164BA" w:rsidRDefault="00B164BA" w:rsidP="00B164BA">
            <w:pPr>
              <w:jc w:val="center"/>
              <w:rPr>
                <w:ins w:id="388" w:author="Steven Travers" w:date="2021-08-03T16:51:00Z"/>
                <w:sz w:val="24"/>
                <w:szCs w:val="24"/>
              </w:rPr>
            </w:pPr>
            <w:ins w:id="389" w:author="Steven Travers" w:date="2021-08-03T16:51:00Z">
              <w:r>
                <w:rPr>
                  <w:sz w:val="24"/>
                  <w:szCs w:val="24"/>
                </w:rPr>
                <w:t>0.067</w:t>
              </w:r>
            </w:ins>
          </w:p>
        </w:tc>
      </w:tr>
      <w:tr w:rsidR="00B164BA" w:rsidRPr="00283FF5" w14:paraId="62023C0D" w14:textId="77777777" w:rsidTr="00B164BA">
        <w:trPr>
          <w:ins w:id="390" w:author="Steven Travers" w:date="2021-08-03T16:51:00Z"/>
        </w:trPr>
        <w:tc>
          <w:tcPr>
            <w:tcW w:w="2880" w:type="dxa"/>
          </w:tcPr>
          <w:p w14:paraId="65637F4C" w14:textId="77777777" w:rsidR="00B164BA" w:rsidRPr="00283FF5" w:rsidRDefault="00B164BA" w:rsidP="00B164BA">
            <w:pPr>
              <w:rPr>
                <w:ins w:id="391" w:author="Steven Travers" w:date="2021-08-03T16:51:00Z"/>
                <w:i/>
                <w:iCs/>
                <w:sz w:val="24"/>
                <w:szCs w:val="24"/>
              </w:rPr>
            </w:pPr>
            <w:ins w:id="392" w:author="Steven Travers" w:date="2021-08-03T16:51:00Z">
              <w:r w:rsidRPr="00283FF5">
                <w:rPr>
                  <w:i/>
                  <w:iCs/>
                  <w:sz w:val="24"/>
                  <w:szCs w:val="24"/>
                </w:rPr>
                <w:t>Penstemon grandifloras</w:t>
              </w:r>
            </w:ins>
          </w:p>
        </w:tc>
        <w:tc>
          <w:tcPr>
            <w:tcW w:w="3510" w:type="dxa"/>
          </w:tcPr>
          <w:p w14:paraId="351777D4" w14:textId="77777777" w:rsidR="00B164BA" w:rsidRDefault="00B164BA" w:rsidP="00B164BA">
            <w:pPr>
              <w:jc w:val="center"/>
              <w:rPr>
                <w:ins w:id="393" w:author="Steven Travers" w:date="2021-08-03T16:51:00Z"/>
                <w:sz w:val="24"/>
                <w:szCs w:val="24"/>
              </w:rPr>
            </w:pPr>
            <w:ins w:id="394" w:author="Steven Travers" w:date="2021-08-03T16:51:00Z">
              <w:r>
                <w:rPr>
                  <w:sz w:val="24"/>
                  <w:szCs w:val="24"/>
                </w:rPr>
                <w:t>0.148</w:t>
              </w:r>
            </w:ins>
          </w:p>
        </w:tc>
        <w:tc>
          <w:tcPr>
            <w:tcW w:w="3240" w:type="dxa"/>
          </w:tcPr>
          <w:p w14:paraId="605CC519" w14:textId="77777777" w:rsidR="00B164BA" w:rsidRDefault="00B164BA" w:rsidP="00B164BA">
            <w:pPr>
              <w:jc w:val="center"/>
              <w:rPr>
                <w:ins w:id="395" w:author="Steven Travers" w:date="2021-08-03T16:51:00Z"/>
                <w:sz w:val="24"/>
                <w:szCs w:val="24"/>
              </w:rPr>
            </w:pPr>
            <w:ins w:id="396" w:author="Steven Travers" w:date="2021-08-03T16:51:00Z">
              <w:r>
                <w:rPr>
                  <w:sz w:val="24"/>
                  <w:szCs w:val="24"/>
                </w:rPr>
                <w:t>-0.096</w:t>
              </w:r>
            </w:ins>
          </w:p>
        </w:tc>
      </w:tr>
      <w:tr w:rsidR="00B164BA" w:rsidRPr="00283FF5" w14:paraId="1A8213AB" w14:textId="77777777" w:rsidTr="00B164BA">
        <w:trPr>
          <w:ins w:id="397" w:author="Steven Travers" w:date="2021-08-03T16:51:00Z"/>
        </w:trPr>
        <w:tc>
          <w:tcPr>
            <w:tcW w:w="2880" w:type="dxa"/>
          </w:tcPr>
          <w:p w14:paraId="0AC6B51D" w14:textId="77777777" w:rsidR="00B164BA" w:rsidRPr="00283FF5" w:rsidRDefault="00B164BA" w:rsidP="00B164BA">
            <w:pPr>
              <w:rPr>
                <w:ins w:id="398" w:author="Steven Travers" w:date="2021-08-03T16:51:00Z"/>
                <w:i/>
                <w:iCs/>
                <w:sz w:val="24"/>
                <w:szCs w:val="24"/>
              </w:rPr>
            </w:pPr>
            <w:ins w:id="399" w:author="Steven Travers" w:date="2021-08-03T16:51:00Z">
              <w:r w:rsidRPr="00283FF5">
                <w:rPr>
                  <w:i/>
                  <w:iCs/>
                  <w:sz w:val="24"/>
                  <w:szCs w:val="24"/>
                </w:rPr>
                <w:t xml:space="preserve">Rosa </w:t>
              </w:r>
              <w:proofErr w:type="spellStart"/>
              <w:r w:rsidRPr="00283FF5">
                <w:rPr>
                  <w:i/>
                  <w:iCs/>
                  <w:sz w:val="24"/>
                  <w:szCs w:val="24"/>
                </w:rPr>
                <w:t>arkansana</w:t>
              </w:r>
              <w:proofErr w:type="spellEnd"/>
            </w:ins>
          </w:p>
        </w:tc>
        <w:tc>
          <w:tcPr>
            <w:tcW w:w="3510" w:type="dxa"/>
          </w:tcPr>
          <w:p w14:paraId="041ECCB7" w14:textId="77777777" w:rsidR="00B164BA" w:rsidRDefault="00B164BA" w:rsidP="00B164BA">
            <w:pPr>
              <w:jc w:val="center"/>
              <w:rPr>
                <w:ins w:id="400" w:author="Steven Travers" w:date="2021-08-03T16:51:00Z"/>
                <w:sz w:val="24"/>
                <w:szCs w:val="24"/>
              </w:rPr>
            </w:pPr>
            <w:ins w:id="401" w:author="Steven Travers" w:date="2021-08-03T16:51:00Z">
              <w:r>
                <w:rPr>
                  <w:sz w:val="24"/>
                  <w:szCs w:val="24"/>
                </w:rPr>
                <w:t>0.342*</w:t>
              </w:r>
            </w:ins>
          </w:p>
        </w:tc>
        <w:tc>
          <w:tcPr>
            <w:tcW w:w="3240" w:type="dxa"/>
          </w:tcPr>
          <w:p w14:paraId="2CA03E48" w14:textId="77777777" w:rsidR="00B164BA" w:rsidRDefault="00B164BA" w:rsidP="00B164BA">
            <w:pPr>
              <w:jc w:val="center"/>
              <w:rPr>
                <w:ins w:id="402" w:author="Steven Travers" w:date="2021-08-03T16:51:00Z"/>
                <w:sz w:val="24"/>
                <w:szCs w:val="24"/>
              </w:rPr>
            </w:pPr>
            <w:ins w:id="403" w:author="Steven Travers" w:date="2021-08-03T16:51:00Z">
              <w:r>
                <w:rPr>
                  <w:sz w:val="24"/>
                  <w:szCs w:val="24"/>
                </w:rPr>
                <w:t>-0.126</w:t>
              </w:r>
            </w:ins>
          </w:p>
        </w:tc>
      </w:tr>
      <w:tr w:rsidR="00B164BA" w:rsidRPr="00283FF5" w14:paraId="13A37CEC" w14:textId="77777777" w:rsidTr="00B164BA">
        <w:trPr>
          <w:ins w:id="404" w:author="Steven Travers" w:date="2021-08-03T16:51:00Z"/>
        </w:trPr>
        <w:tc>
          <w:tcPr>
            <w:tcW w:w="2880" w:type="dxa"/>
          </w:tcPr>
          <w:p w14:paraId="0B3953DA" w14:textId="77777777" w:rsidR="00B164BA" w:rsidRPr="00283FF5" w:rsidRDefault="00B164BA" w:rsidP="00B164BA">
            <w:pPr>
              <w:rPr>
                <w:ins w:id="405" w:author="Steven Travers" w:date="2021-08-03T16:51:00Z"/>
                <w:i/>
                <w:iCs/>
                <w:sz w:val="24"/>
                <w:szCs w:val="24"/>
              </w:rPr>
            </w:pPr>
            <w:ins w:id="406" w:author="Steven Travers" w:date="2021-08-03T16:51:00Z">
              <w:r w:rsidRPr="00283FF5">
                <w:rPr>
                  <w:i/>
                  <w:iCs/>
                  <w:sz w:val="24"/>
                  <w:szCs w:val="24"/>
                </w:rPr>
                <w:t xml:space="preserve">Penstemon </w:t>
              </w:r>
              <w:proofErr w:type="spellStart"/>
              <w:r w:rsidRPr="00283FF5">
                <w:rPr>
                  <w:i/>
                  <w:iCs/>
                  <w:sz w:val="24"/>
                  <w:szCs w:val="24"/>
                </w:rPr>
                <w:t>gracilis</w:t>
              </w:r>
              <w:proofErr w:type="spellEnd"/>
            </w:ins>
          </w:p>
        </w:tc>
        <w:tc>
          <w:tcPr>
            <w:tcW w:w="3510" w:type="dxa"/>
          </w:tcPr>
          <w:p w14:paraId="315285AC" w14:textId="77777777" w:rsidR="00B164BA" w:rsidRDefault="00B164BA" w:rsidP="00B164BA">
            <w:pPr>
              <w:jc w:val="center"/>
              <w:rPr>
                <w:ins w:id="407" w:author="Steven Travers" w:date="2021-08-03T16:51:00Z"/>
                <w:sz w:val="24"/>
                <w:szCs w:val="24"/>
              </w:rPr>
            </w:pPr>
            <w:ins w:id="408" w:author="Steven Travers" w:date="2021-08-03T16:51:00Z">
              <w:r>
                <w:rPr>
                  <w:sz w:val="24"/>
                  <w:szCs w:val="24"/>
                </w:rPr>
                <w:t>0.033</w:t>
              </w:r>
            </w:ins>
          </w:p>
        </w:tc>
        <w:tc>
          <w:tcPr>
            <w:tcW w:w="3240" w:type="dxa"/>
          </w:tcPr>
          <w:p w14:paraId="45DEE928" w14:textId="77777777" w:rsidR="00B164BA" w:rsidRDefault="00B164BA" w:rsidP="00B164BA">
            <w:pPr>
              <w:jc w:val="center"/>
              <w:rPr>
                <w:ins w:id="409" w:author="Steven Travers" w:date="2021-08-03T16:51:00Z"/>
                <w:sz w:val="24"/>
                <w:szCs w:val="24"/>
              </w:rPr>
            </w:pPr>
            <w:ins w:id="410" w:author="Steven Travers" w:date="2021-08-03T16:51:00Z">
              <w:r>
                <w:rPr>
                  <w:sz w:val="24"/>
                  <w:szCs w:val="24"/>
                </w:rPr>
                <w:t>-0.014</w:t>
              </w:r>
            </w:ins>
          </w:p>
        </w:tc>
      </w:tr>
      <w:tr w:rsidR="00B164BA" w:rsidRPr="00283FF5" w14:paraId="0BD9ED0D" w14:textId="77777777" w:rsidTr="00B164BA">
        <w:trPr>
          <w:ins w:id="411" w:author="Steven Travers" w:date="2021-08-03T16:51:00Z"/>
        </w:trPr>
        <w:tc>
          <w:tcPr>
            <w:tcW w:w="2880" w:type="dxa"/>
          </w:tcPr>
          <w:p w14:paraId="01FC37F7" w14:textId="77777777" w:rsidR="00B164BA" w:rsidRPr="00283FF5" w:rsidRDefault="00B164BA" w:rsidP="00B164BA">
            <w:pPr>
              <w:rPr>
                <w:ins w:id="412" w:author="Steven Travers" w:date="2021-08-03T16:51:00Z"/>
                <w:i/>
                <w:iCs/>
                <w:sz w:val="24"/>
                <w:szCs w:val="24"/>
              </w:rPr>
            </w:pPr>
            <w:ins w:id="413" w:author="Steven Travers" w:date="2021-08-03T16:51:00Z">
              <w:r w:rsidRPr="00283FF5">
                <w:rPr>
                  <w:i/>
                  <w:iCs/>
                  <w:sz w:val="24"/>
                  <w:szCs w:val="24"/>
                </w:rPr>
                <w:t>Zigadenus elegans</w:t>
              </w:r>
            </w:ins>
          </w:p>
        </w:tc>
        <w:tc>
          <w:tcPr>
            <w:tcW w:w="3510" w:type="dxa"/>
          </w:tcPr>
          <w:p w14:paraId="43FBA41F" w14:textId="77777777" w:rsidR="00B164BA" w:rsidRDefault="00B164BA" w:rsidP="00B164BA">
            <w:pPr>
              <w:jc w:val="center"/>
              <w:rPr>
                <w:ins w:id="414" w:author="Steven Travers" w:date="2021-08-03T16:51:00Z"/>
                <w:sz w:val="24"/>
                <w:szCs w:val="24"/>
              </w:rPr>
            </w:pPr>
            <w:ins w:id="415" w:author="Steven Travers" w:date="2021-08-03T16:51:00Z">
              <w:r>
                <w:rPr>
                  <w:sz w:val="24"/>
                  <w:szCs w:val="24"/>
                </w:rPr>
                <w:t>0.201</w:t>
              </w:r>
            </w:ins>
          </w:p>
        </w:tc>
        <w:tc>
          <w:tcPr>
            <w:tcW w:w="3240" w:type="dxa"/>
          </w:tcPr>
          <w:p w14:paraId="27D4053E" w14:textId="77777777" w:rsidR="00B164BA" w:rsidRDefault="00B164BA" w:rsidP="00B164BA">
            <w:pPr>
              <w:jc w:val="center"/>
              <w:rPr>
                <w:ins w:id="416" w:author="Steven Travers" w:date="2021-08-03T16:51:00Z"/>
                <w:sz w:val="24"/>
                <w:szCs w:val="24"/>
              </w:rPr>
            </w:pPr>
            <w:ins w:id="417" w:author="Steven Travers" w:date="2021-08-03T16:51:00Z">
              <w:r>
                <w:rPr>
                  <w:sz w:val="24"/>
                  <w:szCs w:val="24"/>
                </w:rPr>
                <w:t>-0.06</w:t>
              </w:r>
            </w:ins>
          </w:p>
        </w:tc>
      </w:tr>
      <w:tr w:rsidR="00B164BA" w:rsidRPr="00283FF5" w14:paraId="3160A8AB" w14:textId="77777777" w:rsidTr="00B164BA">
        <w:trPr>
          <w:ins w:id="418" w:author="Steven Travers" w:date="2021-08-03T16:51:00Z"/>
        </w:trPr>
        <w:tc>
          <w:tcPr>
            <w:tcW w:w="2880" w:type="dxa"/>
          </w:tcPr>
          <w:p w14:paraId="4267B0D0" w14:textId="77777777" w:rsidR="00B164BA" w:rsidRPr="00283FF5" w:rsidRDefault="00B164BA" w:rsidP="00B164BA">
            <w:pPr>
              <w:rPr>
                <w:ins w:id="419" w:author="Steven Travers" w:date="2021-08-03T16:51:00Z"/>
                <w:i/>
                <w:iCs/>
                <w:sz w:val="24"/>
                <w:szCs w:val="24"/>
              </w:rPr>
            </w:pPr>
            <w:ins w:id="420" w:author="Steven Travers" w:date="2021-08-03T16:51:00Z">
              <w:r>
                <w:rPr>
                  <w:i/>
                  <w:iCs/>
                  <w:sz w:val="24"/>
                  <w:szCs w:val="24"/>
                </w:rPr>
                <w:t xml:space="preserve">Amorpha </w:t>
              </w:r>
              <w:proofErr w:type="spellStart"/>
              <w:r>
                <w:rPr>
                  <w:i/>
                  <w:iCs/>
                  <w:sz w:val="24"/>
                  <w:szCs w:val="24"/>
                </w:rPr>
                <w:t>canescens</w:t>
              </w:r>
              <w:proofErr w:type="spellEnd"/>
            </w:ins>
          </w:p>
        </w:tc>
        <w:tc>
          <w:tcPr>
            <w:tcW w:w="3510" w:type="dxa"/>
          </w:tcPr>
          <w:p w14:paraId="1EF6F208" w14:textId="77777777" w:rsidR="00B164BA" w:rsidRDefault="00B164BA" w:rsidP="00B164BA">
            <w:pPr>
              <w:jc w:val="center"/>
              <w:rPr>
                <w:ins w:id="421" w:author="Steven Travers" w:date="2021-08-03T16:51:00Z"/>
                <w:sz w:val="24"/>
                <w:szCs w:val="24"/>
              </w:rPr>
            </w:pPr>
            <w:ins w:id="422" w:author="Steven Travers" w:date="2021-08-03T16:51:00Z">
              <w:r>
                <w:rPr>
                  <w:sz w:val="24"/>
                  <w:szCs w:val="24"/>
                </w:rPr>
                <w:t>-0.548**</w:t>
              </w:r>
            </w:ins>
          </w:p>
        </w:tc>
        <w:tc>
          <w:tcPr>
            <w:tcW w:w="3240" w:type="dxa"/>
          </w:tcPr>
          <w:p w14:paraId="02AFE7EA" w14:textId="77777777" w:rsidR="00B164BA" w:rsidRDefault="00B164BA" w:rsidP="00B164BA">
            <w:pPr>
              <w:jc w:val="center"/>
              <w:rPr>
                <w:ins w:id="423" w:author="Steven Travers" w:date="2021-08-03T16:51:00Z"/>
                <w:sz w:val="24"/>
                <w:szCs w:val="24"/>
              </w:rPr>
            </w:pPr>
            <w:ins w:id="424" w:author="Steven Travers" w:date="2021-08-03T16:51:00Z">
              <w:r>
                <w:rPr>
                  <w:sz w:val="24"/>
                  <w:szCs w:val="24"/>
                </w:rPr>
                <w:t>0.088</w:t>
              </w:r>
            </w:ins>
          </w:p>
        </w:tc>
      </w:tr>
      <w:tr w:rsidR="00B164BA" w:rsidRPr="00283FF5" w14:paraId="07A2E4CA" w14:textId="77777777" w:rsidTr="00B164BA">
        <w:trPr>
          <w:ins w:id="425" w:author="Steven Travers" w:date="2021-08-03T16:51:00Z"/>
        </w:trPr>
        <w:tc>
          <w:tcPr>
            <w:tcW w:w="2880" w:type="dxa"/>
          </w:tcPr>
          <w:p w14:paraId="6433657D" w14:textId="77777777" w:rsidR="00B164BA" w:rsidRPr="00283FF5" w:rsidRDefault="00B164BA" w:rsidP="00B164BA">
            <w:pPr>
              <w:rPr>
                <w:ins w:id="426" w:author="Steven Travers" w:date="2021-08-03T16:51:00Z"/>
                <w:i/>
                <w:iCs/>
                <w:sz w:val="24"/>
                <w:szCs w:val="24"/>
              </w:rPr>
            </w:pPr>
            <w:ins w:id="427" w:author="Steven Travers" w:date="2021-08-03T16:51:00Z">
              <w:r>
                <w:rPr>
                  <w:i/>
                  <w:iCs/>
                  <w:sz w:val="24"/>
                  <w:szCs w:val="24"/>
                </w:rPr>
                <w:t>Campanula rotundifolia</w:t>
              </w:r>
            </w:ins>
          </w:p>
        </w:tc>
        <w:tc>
          <w:tcPr>
            <w:tcW w:w="3510" w:type="dxa"/>
          </w:tcPr>
          <w:p w14:paraId="22C95430" w14:textId="77777777" w:rsidR="00B164BA" w:rsidRDefault="00B164BA" w:rsidP="00B164BA">
            <w:pPr>
              <w:jc w:val="center"/>
              <w:rPr>
                <w:ins w:id="428" w:author="Steven Travers" w:date="2021-08-03T16:51:00Z"/>
                <w:sz w:val="24"/>
                <w:szCs w:val="24"/>
              </w:rPr>
            </w:pPr>
            <w:ins w:id="429" w:author="Steven Travers" w:date="2021-08-03T16:51:00Z">
              <w:r>
                <w:rPr>
                  <w:sz w:val="24"/>
                  <w:szCs w:val="24"/>
                </w:rPr>
                <w:t>-0.146</w:t>
              </w:r>
            </w:ins>
          </w:p>
        </w:tc>
        <w:tc>
          <w:tcPr>
            <w:tcW w:w="3240" w:type="dxa"/>
          </w:tcPr>
          <w:p w14:paraId="20AF7EDF" w14:textId="77777777" w:rsidR="00B164BA" w:rsidRDefault="00B164BA" w:rsidP="00B164BA">
            <w:pPr>
              <w:jc w:val="center"/>
              <w:rPr>
                <w:ins w:id="430" w:author="Steven Travers" w:date="2021-08-03T16:51:00Z"/>
                <w:sz w:val="24"/>
                <w:szCs w:val="24"/>
              </w:rPr>
            </w:pPr>
            <w:ins w:id="431" w:author="Steven Travers" w:date="2021-08-03T16:51:00Z">
              <w:r>
                <w:rPr>
                  <w:sz w:val="24"/>
                  <w:szCs w:val="24"/>
                </w:rPr>
                <w:t>0.049</w:t>
              </w:r>
            </w:ins>
          </w:p>
        </w:tc>
      </w:tr>
      <w:tr w:rsidR="00B164BA" w:rsidRPr="00283FF5" w14:paraId="06E2813A" w14:textId="77777777" w:rsidTr="00B164BA">
        <w:trPr>
          <w:ins w:id="432" w:author="Steven Travers" w:date="2021-08-03T16:51:00Z"/>
        </w:trPr>
        <w:tc>
          <w:tcPr>
            <w:tcW w:w="2880" w:type="dxa"/>
          </w:tcPr>
          <w:p w14:paraId="0F2FE091" w14:textId="77777777" w:rsidR="00B164BA" w:rsidRPr="00283FF5" w:rsidRDefault="00B164BA" w:rsidP="00B164BA">
            <w:pPr>
              <w:rPr>
                <w:ins w:id="433" w:author="Steven Travers" w:date="2021-08-03T16:51:00Z"/>
                <w:i/>
                <w:iCs/>
                <w:sz w:val="24"/>
                <w:szCs w:val="24"/>
              </w:rPr>
            </w:pPr>
            <w:ins w:id="434" w:author="Steven Travers" w:date="2021-08-03T16:51:00Z">
              <w:r w:rsidRPr="00283FF5">
                <w:rPr>
                  <w:i/>
                  <w:iCs/>
                  <w:sz w:val="24"/>
                  <w:szCs w:val="24"/>
                </w:rPr>
                <w:t xml:space="preserve">Oenothera </w:t>
              </w:r>
              <w:proofErr w:type="spellStart"/>
              <w:r w:rsidRPr="00283FF5">
                <w:rPr>
                  <w:i/>
                  <w:iCs/>
                  <w:sz w:val="24"/>
                  <w:szCs w:val="24"/>
                </w:rPr>
                <w:t>nuttallii</w:t>
              </w:r>
              <w:proofErr w:type="spellEnd"/>
            </w:ins>
          </w:p>
        </w:tc>
        <w:tc>
          <w:tcPr>
            <w:tcW w:w="3510" w:type="dxa"/>
          </w:tcPr>
          <w:p w14:paraId="3AC6E395" w14:textId="77777777" w:rsidR="00B164BA" w:rsidRDefault="00B164BA" w:rsidP="00B164BA">
            <w:pPr>
              <w:jc w:val="center"/>
              <w:rPr>
                <w:ins w:id="435" w:author="Steven Travers" w:date="2021-08-03T16:51:00Z"/>
                <w:sz w:val="24"/>
                <w:szCs w:val="24"/>
              </w:rPr>
            </w:pPr>
            <w:ins w:id="436" w:author="Steven Travers" w:date="2021-08-03T16:51:00Z">
              <w:r>
                <w:rPr>
                  <w:sz w:val="24"/>
                  <w:szCs w:val="24"/>
                </w:rPr>
                <w:t>0.224</w:t>
              </w:r>
            </w:ins>
          </w:p>
        </w:tc>
        <w:tc>
          <w:tcPr>
            <w:tcW w:w="3240" w:type="dxa"/>
          </w:tcPr>
          <w:p w14:paraId="7B159AD9" w14:textId="77777777" w:rsidR="00B164BA" w:rsidRDefault="00B164BA" w:rsidP="00B164BA">
            <w:pPr>
              <w:jc w:val="center"/>
              <w:rPr>
                <w:ins w:id="437" w:author="Steven Travers" w:date="2021-08-03T16:51:00Z"/>
                <w:sz w:val="24"/>
                <w:szCs w:val="24"/>
              </w:rPr>
            </w:pPr>
            <w:ins w:id="438" w:author="Steven Travers" w:date="2021-08-03T16:51:00Z">
              <w:r>
                <w:rPr>
                  <w:sz w:val="24"/>
                  <w:szCs w:val="24"/>
                </w:rPr>
                <w:t>-0.182</w:t>
              </w:r>
            </w:ins>
          </w:p>
        </w:tc>
      </w:tr>
    </w:tbl>
    <w:p w14:paraId="3197AAAB" w14:textId="00AF363C" w:rsidR="00EB34D8" w:rsidRDefault="00EB34D8" w:rsidP="00903D13">
      <w:pPr>
        <w:tabs>
          <w:tab w:val="left" w:pos="810"/>
        </w:tabs>
        <w:spacing w:before="240" w:line="480" w:lineRule="auto"/>
        <w:rPr>
          <w:ins w:id="439" w:author="Steven Travers" w:date="2021-08-03T16:53:00Z"/>
          <w:b/>
          <w:bCs/>
          <w:sz w:val="24"/>
          <w:szCs w:val="24"/>
        </w:rPr>
      </w:pPr>
      <w:ins w:id="440" w:author="Steven Travers" w:date="2021-08-03T16:53:00Z">
        <w:r>
          <w:rPr>
            <w:b/>
            <w:bCs/>
            <w:sz w:val="24"/>
            <w:szCs w:val="24"/>
          </w:rPr>
          <w:br w:type="page"/>
        </w:r>
      </w:ins>
    </w:p>
    <w:p w14:paraId="2BBDEFD0" w14:textId="5B15ACC5" w:rsidR="00EB34D8" w:rsidRPr="00EF6F3F" w:rsidRDefault="00EB34D8" w:rsidP="00EB34D8">
      <w:pPr>
        <w:tabs>
          <w:tab w:val="left" w:pos="810"/>
        </w:tabs>
        <w:spacing w:before="240" w:line="240" w:lineRule="auto"/>
        <w:rPr>
          <w:ins w:id="441" w:author="Steven Travers" w:date="2021-08-03T16:53:00Z"/>
          <w:sz w:val="24"/>
          <w:szCs w:val="24"/>
        </w:rPr>
      </w:pPr>
      <w:ins w:id="442" w:author="Steven Travers" w:date="2021-08-03T16:53:00Z">
        <w:r>
          <w:rPr>
            <w:sz w:val="24"/>
            <w:szCs w:val="24"/>
          </w:rPr>
          <w:lastRenderedPageBreak/>
          <w:t>Table 3. Goodness of fit values for each model. An asterisk indicate</w:t>
        </w:r>
      </w:ins>
      <w:ins w:id="443" w:author="Emma Chandler" w:date="2021-08-11T08:50:00Z">
        <w:r w:rsidR="00403916">
          <w:rPr>
            <w:sz w:val="24"/>
            <w:szCs w:val="24"/>
          </w:rPr>
          <w:t>s</w:t>
        </w:r>
      </w:ins>
      <w:ins w:id="444" w:author="Steven Travers" w:date="2021-08-03T16:53:00Z">
        <w:r>
          <w:rPr>
            <w:sz w:val="24"/>
            <w:szCs w:val="24"/>
          </w:rPr>
          <w:t xml:space="preserve"> a good fit (</w:t>
        </w:r>
        <w:r>
          <w:rPr>
            <w:rFonts w:cs="Times New Roman"/>
            <w:sz w:val="24"/>
            <w:szCs w:val="24"/>
          </w:rPr>
          <w:t>Χ</w:t>
        </w:r>
        <w:r>
          <w:rPr>
            <w:sz w:val="24"/>
            <w:szCs w:val="24"/>
            <w:vertAlign w:val="superscript"/>
          </w:rPr>
          <w:t>2</w:t>
        </w:r>
        <w:r>
          <w:rPr>
            <w:sz w:val="24"/>
            <w:szCs w:val="24"/>
          </w:rPr>
          <w:t xml:space="preserve"> p-value &gt; 0.05 and CFI &gt; 0.95).</w:t>
        </w:r>
      </w:ins>
    </w:p>
    <w:tbl>
      <w:tblPr>
        <w:tblStyle w:val="TableGrid"/>
        <w:tblW w:w="9715" w:type="dxa"/>
        <w:tblLayout w:type="fixed"/>
        <w:tblLook w:val="04A0" w:firstRow="1" w:lastRow="0" w:firstColumn="1" w:lastColumn="0" w:noHBand="0" w:noVBand="1"/>
      </w:tblPr>
      <w:tblGrid>
        <w:gridCol w:w="2965"/>
        <w:gridCol w:w="3510"/>
        <w:gridCol w:w="3240"/>
      </w:tblGrid>
      <w:tr w:rsidR="00EB34D8" w:rsidRPr="00627B9E" w14:paraId="02E6A57D" w14:textId="77777777" w:rsidTr="00EF6F3F">
        <w:trPr>
          <w:ins w:id="445" w:author="Steven Travers" w:date="2021-08-03T16:53:00Z"/>
        </w:trPr>
        <w:tc>
          <w:tcPr>
            <w:tcW w:w="2965" w:type="dxa"/>
          </w:tcPr>
          <w:p w14:paraId="30A5CF7C" w14:textId="77777777" w:rsidR="00EB34D8" w:rsidRPr="00627B9E" w:rsidRDefault="00EB34D8" w:rsidP="00EF6F3F">
            <w:pPr>
              <w:jc w:val="center"/>
              <w:rPr>
                <w:ins w:id="446" w:author="Steven Travers" w:date="2021-08-03T16:53:00Z"/>
                <w:sz w:val="24"/>
                <w:szCs w:val="24"/>
              </w:rPr>
            </w:pPr>
            <w:ins w:id="447" w:author="Steven Travers" w:date="2021-08-03T16:53:00Z">
              <w:r w:rsidRPr="00627B9E">
                <w:rPr>
                  <w:sz w:val="24"/>
                  <w:szCs w:val="24"/>
                </w:rPr>
                <w:t>Species</w:t>
              </w:r>
            </w:ins>
          </w:p>
        </w:tc>
        <w:tc>
          <w:tcPr>
            <w:tcW w:w="3510" w:type="dxa"/>
          </w:tcPr>
          <w:p w14:paraId="6415A87A" w14:textId="77777777" w:rsidR="00EB34D8" w:rsidRPr="00412BA3" w:rsidRDefault="00EB34D8" w:rsidP="00EF6F3F">
            <w:pPr>
              <w:jc w:val="center"/>
              <w:rPr>
                <w:ins w:id="448" w:author="Steven Travers" w:date="2021-08-03T16:53:00Z"/>
                <w:sz w:val="24"/>
                <w:szCs w:val="24"/>
              </w:rPr>
            </w:pPr>
            <w:ins w:id="449" w:author="Steven Travers" w:date="2021-08-03T16:53:00Z">
              <w:r>
                <w:rPr>
                  <w:rFonts w:cs="Times New Roman"/>
                  <w:sz w:val="24"/>
                  <w:szCs w:val="24"/>
                </w:rPr>
                <w:t>p-value for Χ</w:t>
              </w:r>
              <w:r>
                <w:rPr>
                  <w:sz w:val="24"/>
                  <w:szCs w:val="24"/>
                  <w:vertAlign w:val="superscript"/>
                </w:rPr>
                <w:t>2</w:t>
              </w:r>
              <w:r>
                <w:rPr>
                  <w:sz w:val="24"/>
                  <w:szCs w:val="24"/>
                </w:rPr>
                <w:t xml:space="preserve"> test</w:t>
              </w:r>
            </w:ins>
          </w:p>
        </w:tc>
        <w:tc>
          <w:tcPr>
            <w:tcW w:w="3240" w:type="dxa"/>
          </w:tcPr>
          <w:p w14:paraId="2DED47C2" w14:textId="77777777" w:rsidR="00EB34D8" w:rsidRPr="00627B9E" w:rsidRDefault="00EB34D8" w:rsidP="00EF6F3F">
            <w:pPr>
              <w:jc w:val="center"/>
              <w:rPr>
                <w:ins w:id="450" w:author="Steven Travers" w:date="2021-08-03T16:53:00Z"/>
                <w:sz w:val="24"/>
                <w:szCs w:val="24"/>
              </w:rPr>
            </w:pPr>
            <w:ins w:id="451" w:author="Steven Travers" w:date="2021-08-03T16:53:00Z">
              <w:r>
                <w:rPr>
                  <w:sz w:val="24"/>
                  <w:szCs w:val="24"/>
                </w:rPr>
                <w:t>CFI</w:t>
              </w:r>
            </w:ins>
          </w:p>
        </w:tc>
      </w:tr>
      <w:tr w:rsidR="00EB34D8" w:rsidRPr="00627B9E" w14:paraId="56FBCD4D" w14:textId="77777777" w:rsidTr="00EF6F3F">
        <w:trPr>
          <w:ins w:id="452" w:author="Steven Travers" w:date="2021-08-03T16:53:00Z"/>
        </w:trPr>
        <w:tc>
          <w:tcPr>
            <w:tcW w:w="2965" w:type="dxa"/>
          </w:tcPr>
          <w:p w14:paraId="65674EE0" w14:textId="77777777" w:rsidR="00EB34D8" w:rsidRPr="00FD6FC7" w:rsidRDefault="00EB34D8" w:rsidP="00EF6F3F">
            <w:pPr>
              <w:rPr>
                <w:ins w:id="453" w:author="Steven Travers" w:date="2021-08-03T16:53:00Z"/>
                <w:i/>
                <w:iCs/>
                <w:sz w:val="24"/>
                <w:szCs w:val="24"/>
              </w:rPr>
            </w:pPr>
            <w:ins w:id="454" w:author="Steven Travers" w:date="2021-08-03T16:53:00Z">
              <w:r>
                <w:rPr>
                  <w:i/>
                  <w:iCs/>
                  <w:sz w:val="24"/>
                  <w:szCs w:val="24"/>
                </w:rPr>
                <w:t>Anemone patens</w:t>
              </w:r>
            </w:ins>
          </w:p>
        </w:tc>
        <w:tc>
          <w:tcPr>
            <w:tcW w:w="3510" w:type="dxa"/>
          </w:tcPr>
          <w:p w14:paraId="4749D67F" w14:textId="77777777" w:rsidR="00EB34D8" w:rsidRPr="00627B9E" w:rsidRDefault="00EB34D8" w:rsidP="00EF6F3F">
            <w:pPr>
              <w:jc w:val="center"/>
              <w:rPr>
                <w:ins w:id="455" w:author="Steven Travers" w:date="2021-08-03T16:53:00Z"/>
                <w:sz w:val="24"/>
                <w:szCs w:val="24"/>
              </w:rPr>
            </w:pPr>
            <w:ins w:id="456" w:author="Steven Travers" w:date="2021-08-03T16:53:00Z">
              <w:r>
                <w:rPr>
                  <w:sz w:val="24"/>
                  <w:szCs w:val="24"/>
                </w:rPr>
                <w:t>0.001</w:t>
              </w:r>
            </w:ins>
          </w:p>
        </w:tc>
        <w:tc>
          <w:tcPr>
            <w:tcW w:w="3240" w:type="dxa"/>
          </w:tcPr>
          <w:p w14:paraId="76B69EEC" w14:textId="77777777" w:rsidR="00EB34D8" w:rsidRPr="00627B9E" w:rsidRDefault="00EB34D8" w:rsidP="00EF6F3F">
            <w:pPr>
              <w:jc w:val="center"/>
              <w:rPr>
                <w:ins w:id="457" w:author="Steven Travers" w:date="2021-08-03T16:53:00Z"/>
                <w:sz w:val="24"/>
                <w:szCs w:val="24"/>
              </w:rPr>
            </w:pPr>
            <w:ins w:id="458" w:author="Steven Travers" w:date="2021-08-03T16:53:00Z">
              <w:r>
                <w:rPr>
                  <w:sz w:val="24"/>
                  <w:szCs w:val="24"/>
                </w:rPr>
                <w:t>0.777</w:t>
              </w:r>
            </w:ins>
          </w:p>
        </w:tc>
      </w:tr>
      <w:tr w:rsidR="00EB34D8" w:rsidRPr="00627B9E" w14:paraId="223DFEC3" w14:textId="77777777" w:rsidTr="00EF6F3F">
        <w:trPr>
          <w:ins w:id="459" w:author="Steven Travers" w:date="2021-08-03T16:53:00Z"/>
        </w:trPr>
        <w:tc>
          <w:tcPr>
            <w:tcW w:w="2965" w:type="dxa"/>
          </w:tcPr>
          <w:p w14:paraId="14FFEFB2" w14:textId="77777777" w:rsidR="00EB34D8" w:rsidRDefault="00EB34D8" w:rsidP="00EF6F3F">
            <w:pPr>
              <w:rPr>
                <w:ins w:id="460" w:author="Steven Travers" w:date="2021-08-03T16:53:00Z"/>
                <w:i/>
                <w:iCs/>
                <w:sz w:val="24"/>
                <w:szCs w:val="24"/>
              </w:rPr>
            </w:pPr>
            <w:ins w:id="461" w:author="Steven Travers" w:date="2021-08-03T16:53:00Z">
              <w:r w:rsidRPr="00283FF5">
                <w:rPr>
                  <w:i/>
                  <w:iCs/>
                  <w:sz w:val="24"/>
                  <w:szCs w:val="24"/>
                </w:rPr>
                <w:t xml:space="preserve">Ranunculus </w:t>
              </w:r>
              <w:proofErr w:type="spellStart"/>
              <w:r w:rsidRPr="00283FF5">
                <w:rPr>
                  <w:i/>
                  <w:iCs/>
                  <w:sz w:val="24"/>
                  <w:szCs w:val="24"/>
                </w:rPr>
                <w:t>rhomboides</w:t>
              </w:r>
              <w:proofErr w:type="spellEnd"/>
            </w:ins>
          </w:p>
        </w:tc>
        <w:tc>
          <w:tcPr>
            <w:tcW w:w="3510" w:type="dxa"/>
          </w:tcPr>
          <w:p w14:paraId="399B48A5" w14:textId="77777777" w:rsidR="00EB34D8" w:rsidRPr="00627B9E" w:rsidRDefault="00EB34D8" w:rsidP="00EF6F3F">
            <w:pPr>
              <w:jc w:val="center"/>
              <w:rPr>
                <w:ins w:id="462" w:author="Steven Travers" w:date="2021-08-03T16:53:00Z"/>
                <w:sz w:val="24"/>
                <w:szCs w:val="24"/>
              </w:rPr>
            </w:pPr>
            <w:ins w:id="463" w:author="Steven Travers" w:date="2021-08-03T16:53:00Z">
              <w:r>
                <w:rPr>
                  <w:sz w:val="24"/>
                  <w:szCs w:val="24"/>
                </w:rPr>
                <w:t>0.234*</w:t>
              </w:r>
            </w:ins>
          </w:p>
        </w:tc>
        <w:tc>
          <w:tcPr>
            <w:tcW w:w="3240" w:type="dxa"/>
          </w:tcPr>
          <w:p w14:paraId="153EB8A3" w14:textId="77777777" w:rsidR="00EB34D8" w:rsidRPr="00627B9E" w:rsidRDefault="00EB34D8" w:rsidP="00EF6F3F">
            <w:pPr>
              <w:jc w:val="center"/>
              <w:rPr>
                <w:ins w:id="464" w:author="Steven Travers" w:date="2021-08-03T16:53:00Z"/>
                <w:sz w:val="24"/>
                <w:szCs w:val="24"/>
              </w:rPr>
            </w:pPr>
            <w:ins w:id="465" w:author="Steven Travers" w:date="2021-08-03T16:53:00Z">
              <w:r>
                <w:rPr>
                  <w:sz w:val="24"/>
                  <w:szCs w:val="24"/>
                </w:rPr>
                <w:t>0.981*</w:t>
              </w:r>
            </w:ins>
          </w:p>
        </w:tc>
      </w:tr>
      <w:tr w:rsidR="00EB34D8" w14:paraId="237FB318" w14:textId="77777777" w:rsidTr="00EF6F3F">
        <w:trPr>
          <w:ins w:id="466" w:author="Steven Travers" w:date="2021-08-03T16:53:00Z"/>
        </w:trPr>
        <w:tc>
          <w:tcPr>
            <w:tcW w:w="2965" w:type="dxa"/>
          </w:tcPr>
          <w:p w14:paraId="3F63457F" w14:textId="77777777" w:rsidR="00EB34D8" w:rsidRPr="00283FF5" w:rsidRDefault="00EB34D8" w:rsidP="00EF6F3F">
            <w:pPr>
              <w:rPr>
                <w:ins w:id="467" w:author="Steven Travers" w:date="2021-08-03T16:53:00Z"/>
                <w:i/>
                <w:iCs/>
                <w:sz w:val="24"/>
                <w:szCs w:val="24"/>
              </w:rPr>
            </w:pPr>
            <w:ins w:id="468" w:author="Steven Travers" w:date="2021-08-03T16:53:00Z">
              <w:r>
                <w:rPr>
                  <w:i/>
                  <w:iCs/>
                  <w:sz w:val="24"/>
                  <w:szCs w:val="24"/>
                </w:rPr>
                <w:t>Caltha palustris</w:t>
              </w:r>
            </w:ins>
          </w:p>
        </w:tc>
        <w:tc>
          <w:tcPr>
            <w:tcW w:w="3510" w:type="dxa"/>
          </w:tcPr>
          <w:p w14:paraId="5E6DFDFD" w14:textId="77777777" w:rsidR="00EB34D8" w:rsidRDefault="00EB34D8" w:rsidP="00EF6F3F">
            <w:pPr>
              <w:jc w:val="center"/>
              <w:rPr>
                <w:ins w:id="469" w:author="Steven Travers" w:date="2021-08-03T16:53:00Z"/>
                <w:sz w:val="24"/>
                <w:szCs w:val="24"/>
              </w:rPr>
            </w:pPr>
            <w:ins w:id="470" w:author="Steven Travers" w:date="2021-08-03T16:53:00Z">
              <w:r>
                <w:rPr>
                  <w:sz w:val="24"/>
                  <w:szCs w:val="24"/>
                </w:rPr>
                <w:t>0.014</w:t>
              </w:r>
            </w:ins>
          </w:p>
        </w:tc>
        <w:tc>
          <w:tcPr>
            <w:tcW w:w="3240" w:type="dxa"/>
          </w:tcPr>
          <w:p w14:paraId="3CB5BF7B" w14:textId="77777777" w:rsidR="00EB34D8" w:rsidRDefault="00EB34D8" w:rsidP="00EF6F3F">
            <w:pPr>
              <w:jc w:val="center"/>
              <w:rPr>
                <w:ins w:id="471" w:author="Steven Travers" w:date="2021-08-03T16:53:00Z"/>
                <w:sz w:val="24"/>
                <w:szCs w:val="24"/>
              </w:rPr>
            </w:pPr>
            <w:ins w:id="472" w:author="Steven Travers" w:date="2021-08-03T16:53:00Z">
              <w:r>
                <w:rPr>
                  <w:sz w:val="24"/>
                  <w:szCs w:val="24"/>
                </w:rPr>
                <w:t>0.913</w:t>
              </w:r>
            </w:ins>
          </w:p>
        </w:tc>
      </w:tr>
      <w:tr w:rsidR="00EB34D8" w14:paraId="5ACCF91B" w14:textId="77777777" w:rsidTr="00EF6F3F">
        <w:trPr>
          <w:ins w:id="473" w:author="Steven Travers" w:date="2021-08-03T16:53:00Z"/>
        </w:trPr>
        <w:tc>
          <w:tcPr>
            <w:tcW w:w="2965" w:type="dxa"/>
          </w:tcPr>
          <w:p w14:paraId="75065849" w14:textId="77777777" w:rsidR="00EB34D8" w:rsidRDefault="00EB34D8" w:rsidP="00EF6F3F">
            <w:pPr>
              <w:rPr>
                <w:ins w:id="474" w:author="Steven Travers" w:date="2021-08-03T16:53:00Z"/>
                <w:i/>
                <w:iCs/>
                <w:sz w:val="24"/>
                <w:szCs w:val="24"/>
              </w:rPr>
            </w:pPr>
            <w:proofErr w:type="spellStart"/>
            <w:ins w:id="475" w:author="Steven Travers" w:date="2021-08-03T16:53:00Z">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ins>
          </w:p>
        </w:tc>
        <w:tc>
          <w:tcPr>
            <w:tcW w:w="3510" w:type="dxa"/>
          </w:tcPr>
          <w:p w14:paraId="0F75EE0C" w14:textId="77777777" w:rsidR="00EB34D8" w:rsidRDefault="00EB34D8" w:rsidP="00EF6F3F">
            <w:pPr>
              <w:jc w:val="center"/>
              <w:rPr>
                <w:ins w:id="476" w:author="Steven Travers" w:date="2021-08-03T16:53:00Z"/>
                <w:sz w:val="24"/>
                <w:szCs w:val="24"/>
              </w:rPr>
            </w:pPr>
            <w:ins w:id="477" w:author="Steven Travers" w:date="2021-08-03T16:53:00Z">
              <w:r>
                <w:rPr>
                  <w:sz w:val="24"/>
                  <w:szCs w:val="24"/>
                </w:rPr>
                <w:t>0.653*</w:t>
              </w:r>
            </w:ins>
          </w:p>
        </w:tc>
        <w:tc>
          <w:tcPr>
            <w:tcW w:w="3240" w:type="dxa"/>
          </w:tcPr>
          <w:p w14:paraId="3A39E9D9" w14:textId="77777777" w:rsidR="00EB34D8" w:rsidRDefault="00EB34D8" w:rsidP="00EF6F3F">
            <w:pPr>
              <w:jc w:val="center"/>
              <w:rPr>
                <w:ins w:id="478" w:author="Steven Travers" w:date="2021-08-03T16:53:00Z"/>
                <w:sz w:val="24"/>
                <w:szCs w:val="24"/>
              </w:rPr>
            </w:pPr>
            <w:ins w:id="479" w:author="Steven Travers" w:date="2021-08-03T16:53:00Z">
              <w:r>
                <w:rPr>
                  <w:sz w:val="24"/>
                  <w:szCs w:val="24"/>
                </w:rPr>
                <w:t>1*</w:t>
              </w:r>
            </w:ins>
          </w:p>
        </w:tc>
      </w:tr>
      <w:tr w:rsidR="00EB34D8" w14:paraId="0317E318" w14:textId="77777777" w:rsidTr="00EF6F3F">
        <w:trPr>
          <w:ins w:id="480" w:author="Steven Travers" w:date="2021-08-03T16:53:00Z"/>
        </w:trPr>
        <w:tc>
          <w:tcPr>
            <w:tcW w:w="2965" w:type="dxa"/>
          </w:tcPr>
          <w:p w14:paraId="047D6165" w14:textId="77777777" w:rsidR="00EB34D8" w:rsidRPr="00283FF5" w:rsidRDefault="00EB34D8" w:rsidP="00EF6F3F">
            <w:pPr>
              <w:rPr>
                <w:ins w:id="481" w:author="Steven Travers" w:date="2021-08-03T16:53:00Z"/>
                <w:i/>
                <w:iCs/>
                <w:sz w:val="24"/>
                <w:szCs w:val="24"/>
              </w:rPr>
            </w:pPr>
            <w:ins w:id="482" w:author="Steven Travers" w:date="2021-08-03T16:53:00Z">
              <w:r w:rsidRPr="00283FF5">
                <w:rPr>
                  <w:i/>
                  <w:iCs/>
                  <w:sz w:val="24"/>
                  <w:szCs w:val="24"/>
                </w:rPr>
                <w:t xml:space="preserve">Ranunculus </w:t>
              </w:r>
              <w:proofErr w:type="spellStart"/>
              <w:r w:rsidRPr="00283FF5">
                <w:rPr>
                  <w:i/>
                  <w:iCs/>
                  <w:sz w:val="24"/>
                  <w:szCs w:val="24"/>
                </w:rPr>
                <w:t>abortivus</w:t>
              </w:r>
              <w:proofErr w:type="spellEnd"/>
            </w:ins>
          </w:p>
        </w:tc>
        <w:tc>
          <w:tcPr>
            <w:tcW w:w="3510" w:type="dxa"/>
          </w:tcPr>
          <w:p w14:paraId="590E1856" w14:textId="77777777" w:rsidR="00EB34D8" w:rsidRDefault="00EB34D8" w:rsidP="00EF6F3F">
            <w:pPr>
              <w:jc w:val="center"/>
              <w:rPr>
                <w:ins w:id="483" w:author="Steven Travers" w:date="2021-08-03T16:53:00Z"/>
                <w:sz w:val="24"/>
                <w:szCs w:val="24"/>
              </w:rPr>
            </w:pPr>
            <w:ins w:id="484" w:author="Steven Travers" w:date="2021-08-03T16:53:00Z">
              <w:r>
                <w:rPr>
                  <w:sz w:val="24"/>
                  <w:szCs w:val="24"/>
                </w:rPr>
                <w:t>0</w:t>
              </w:r>
            </w:ins>
          </w:p>
        </w:tc>
        <w:tc>
          <w:tcPr>
            <w:tcW w:w="3240" w:type="dxa"/>
          </w:tcPr>
          <w:p w14:paraId="0CC8815F" w14:textId="77777777" w:rsidR="00EB34D8" w:rsidRDefault="00EB34D8" w:rsidP="00EF6F3F">
            <w:pPr>
              <w:jc w:val="center"/>
              <w:rPr>
                <w:ins w:id="485" w:author="Steven Travers" w:date="2021-08-03T16:53:00Z"/>
                <w:sz w:val="24"/>
                <w:szCs w:val="24"/>
              </w:rPr>
            </w:pPr>
            <w:ins w:id="486" w:author="Steven Travers" w:date="2021-08-03T16:53:00Z">
              <w:r>
                <w:rPr>
                  <w:sz w:val="24"/>
                  <w:szCs w:val="24"/>
                </w:rPr>
                <w:t>0.679</w:t>
              </w:r>
            </w:ins>
          </w:p>
        </w:tc>
      </w:tr>
      <w:tr w:rsidR="00EB34D8" w14:paraId="37271A66" w14:textId="77777777" w:rsidTr="00EF6F3F">
        <w:trPr>
          <w:ins w:id="487" w:author="Steven Travers" w:date="2021-08-03T16:53:00Z"/>
        </w:trPr>
        <w:tc>
          <w:tcPr>
            <w:tcW w:w="2965" w:type="dxa"/>
          </w:tcPr>
          <w:p w14:paraId="466FD16E" w14:textId="77777777" w:rsidR="00EB34D8" w:rsidRPr="00283FF5" w:rsidRDefault="00EB34D8" w:rsidP="00EF6F3F">
            <w:pPr>
              <w:rPr>
                <w:ins w:id="488" w:author="Steven Travers" w:date="2021-08-03T16:53:00Z"/>
                <w:i/>
                <w:iCs/>
                <w:sz w:val="24"/>
                <w:szCs w:val="24"/>
              </w:rPr>
            </w:pPr>
            <w:ins w:id="489" w:author="Steven Travers" w:date="2021-08-03T16:53:00Z">
              <w:r>
                <w:rPr>
                  <w:i/>
                  <w:iCs/>
                  <w:sz w:val="24"/>
                  <w:szCs w:val="24"/>
                </w:rPr>
                <w:t xml:space="preserve">Lithospermum </w:t>
              </w:r>
              <w:proofErr w:type="spellStart"/>
              <w:r>
                <w:rPr>
                  <w:i/>
                  <w:iCs/>
                  <w:sz w:val="24"/>
                  <w:szCs w:val="24"/>
                </w:rPr>
                <w:t>canescens</w:t>
              </w:r>
              <w:proofErr w:type="spellEnd"/>
            </w:ins>
          </w:p>
        </w:tc>
        <w:tc>
          <w:tcPr>
            <w:tcW w:w="3510" w:type="dxa"/>
          </w:tcPr>
          <w:p w14:paraId="4AC24E44" w14:textId="77777777" w:rsidR="00EB34D8" w:rsidRDefault="00EB34D8" w:rsidP="00EF6F3F">
            <w:pPr>
              <w:jc w:val="center"/>
              <w:rPr>
                <w:ins w:id="490" w:author="Steven Travers" w:date="2021-08-03T16:53:00Z"/>
                <w:sz w:val="24"/>
                <w:szCs w:val="24"/>
              </w:rPr>
            </w:pPr>
            <w:ins w:id="491" w:author="Steven Travers" w:date="2021-08-03T16:53:00Z">
              <w:r>
                <w:rPr>
                  <w:sz w:val="24"/>
                  <w:szCs w:val="24"/>
                </w:rPr>
                <w:t>0.012</w:t>
              </w:r>
            </w:ins>
          </w:p>
        </w:tc>
        <w:tc>
          <w:tcPr>
            <w:tcW w:w="3240" w:type="dxa"/>
          </w:tcPr>
          <w:p w14:paraId="1B41675D" w14:textId="77777777" w:rsidR="00EB34D8" w:rsidRDefault="00EB34D8" w:rsidP="00EF6F3F">
            <w:pPr>
              <w:jc w:val="center"/>
              <w:rPr>
                <w:ins w:id="492" w:author="Steven Travers" w:date="2021-08-03T16:53:00Z"/>
                <w:sz w:val="24"/>
                <w:szCs w:val="24"/>
              </w:rPr>
            </w:pPr>
            <w:ins w:id="493" w:author="Steven Travers" w:date="2021-08-03T16:53:00Z">
              <w:r>
                <w:rPr>
                  <w:sz w:val="24"/>
                  <w:szCs w:val="24"/>
                </w:rPr>
                <w:t>0.899</w:t>
              </w:r>
            </w:ins>
          </w:p>
        </w:tc>
      </w:tr>
      <w:tr w:rsidR="00EB34D8" w14:paraId="419F120C" w14:textId="77777777" w:rsidTr="00EF6F3F">
        <w:trPr>
          <w:ins w:id="494" w:author="Steven Travers" w:date="2021-08-03T16:53:00Z"/>
        </w:trPr>
        <w:tc>
          <w:tcPr>
            <w:tcW w:w="2965" w:type="dxa"/>
          </w:tcPr>
          <w:p w14:paraId="722C9D0F" w14:textId="77777777" w:rsidR="00EB34D8" w:rsidRDefault="00EB34D8" w:rsidP="00EF6F3F">
            <w:pPr>
              <w:rPr>
                <w:ins w:id="495" w:author="Steven Travers" w:date="2021-08-03T16:53:00Z"/>
                <w:i/>
                <w:iCs/>
                <w:sz w:val="24"/>
                <w:szCs w:val="24"/>
              </w:rPr>
            </w:pPr>
            <w:ins w:id="496" w:author="Steven Travers" w:date="2021-08-03T16:53:00Z">
              <w:r w:rsidRPr="00283FF5">
                <w:rPr>
                  <w:i/>
                  <w:iCs/>
                  <w:sz w:val="24"/>
                  <w:szCs w:val="24"/>
                </w:rPr>
                <w:t xml:space="preserve">Oxalis </w:t>
              </w:r>
              <w:proofErr w:type="spellStart"/>
              <w:r w:rsidRPr="00283FF5">
                <w:rPr>
                  <w:i/>
                  <w:iCs/>
                  <w:sz w:val="24"/>
                  <w:szCs w:val="24"/>
                </w:rPr>
                <w:t>violacea</w:t>
              </w:r>
              <w:proofErr w:type="spellEnd"/>
            </w:ins>
          </w:p>
        </w:tc>
        <w:tc>
          <w:tcPr>
            <w:tcW w:w="3510" w:type="dxa"/>
          </w:tcPr>
          <w:p w14:paraId="349238C5" w14:textId="77777777" w:rsidR="00EB34D8" w:rsidRDefault="00EB34D8" w:rsidP="00EF6F3F">
            <w:pPr>
              <w:jc w:val="center"/>
              <w:rPr>
                <w:ins w:id="497" w:author="Steven Travers" w:date="2021-08-03T16:53:00Z"/>
                <w:sz w:val="24"/>
                <w:szCs w:val="24"/>
              </w:rPr>
            </w:pPr>
            <w:ins w:id="498" w:author="Steven Travers" w:date="2021-08-03T16:53:00Z">
              <w:r>
                <w:rPr>
                  <w:sz w:val="24"/>
                  <w:szCs w:val="24"/>
                </w:rPr>
                <w:t>0.069*</w:t>
              </w:r>
            </w:ins>
          </w:p>
        </w:tc>
        <w:tc>
          <w:tcPr>
            <w:tcW w:w="3240" w:type="dxa"/>
          </w:tcPr>
          <w:p w14:paraId="68989BD4" w14:textId="77777777" w:rsidR="00EB34D8" w:rsidRDefault="00EB34D8" w:rsidP="00EF6F3F">
            <w:pPr>
              <w:jc w:val="center"/>
              <w:rPr>
                <w:ins w:id="499" w:author="Steven Travers" w:date="2021-08-03T16:53:00Z"/>
                <w:sz w:val="24"/>
                <w:szCs w:val="24"/>
              </w:rPr>
            </w:pPr>
            <w:ins w:id="500" w:author="Steven Travers" w:date="2021-08-03T16:53:00Z">
              <w:r>
                <w:rPr>
                  <w:sz w:val="24"/>
                  <w:szCs w:val="24"/>
                </w:rPr>
                <w:t>0.904</w:t>
              </w:r>
            </w:ins>
          </w:p>
        </w:tc>
      </w:tr>
      <w:tr w:rsidR="00EB34D8" w14:paraId="571DF2CA" w14:textId="77777777" w:rsidTr="00EF6F3F">
        <w:trPr>
          <w:ins w:id="501" w:author="Steven Travers" w:date="2021-08-03T16:53:00Z"/>
        </w:trPr>
        <w:tc>
          <w:tcPr>
            <w:tcW w:w="2965" w:type="dxa"/>
          </w:tcPr>
          <w:p w14:paraId="0E841DC5" w14:textId="77777777" w:rsidR="00EB34D8" w:rsidRPr="00283FF5" w:rsidRDefault="00EB34D8" w:rsidP="00EF6F3F">
            <w:pPr>
              <w:rPr>
                <w:ins w:id="502" w:author="Steven Travers" w:date="2021-08-03T16:53:00Z"/>
                <w:i/>
                <w:iCs/>
                <w:sz w:val="24"/>
                <w:szCs w:val="24"/>
              </w:rPr>
            </w:pPr>
            <w:ins w:id="503" w:author="Steven Travers" w:date="2021-08-03T16:53:00Z">
              <w:r w:rsidRPr="00283FF5">
                <w:rPr>
                  <w:i/>
                  <w:iCs/>
                  <w:sz w:val="24"/>
                  <w:szCs w:val="24"/>
                </w:rPr>
                <w:t xml:space="preserve">Trillium </w:t>
              </w:r>
              <w:proofErr w:type="spellStart"/>
              <w:r w:rsidRPr="00283FF5">
                <w:rPr>
                  <w:i/>
                  <w:iCs/>
                  <w:sz w:val="24"/>
                  <w:szCs w:val="24"/>
                </w:rPr>
                <w:t>cernuum</w:t>
              </w:r>
              <w:proofErr w:type="spellEnd"/>
            </w:ins>
          </w:p>
        </w:tc>
        <w:tc>
          <w:tcPr>
            <w:tcW w:w="3510" w:type="dxa"/>
          </w:tcPr>
          <w:p w14:paraId="7D76C603" w14:textId="77777777" w:rsidR="00EB34D8" w:rsidRDefault="00EB34D8" w:rsidP="00EF6F3F">
            <w:pPr>
              <w:jc w:val="center"/>
              <w:rPr>
                <w:ins w:id="504" w:author="Steven Travers" w:date="2021-08-03T16:53:00Z"/>
                <w:sz w:val="24"/>
                <w:szCs w:val="24"/>
              </w:rPr>
            </w:pPr>
            <w:ins w:id="505" w:author="Steven Travers" w:date="2021-08-03T16:53:00Z">
              <w:r>
                <w:rPr>
                  <w:sz w:val="24"/>
                  <w:szCs w:val="24"/>
                </w:rPr>
                <w:t>0.528*</w:t>
              </w:r>
            </w:ins>
          </w:p>
        </w:tc>
        <w:tc>
          <w:tcPr>
            <w:tcW w:w="3240" w:type="dxa"/>
          </w:tcPr>
          <w:p w14:paraId="50974AD0" w14:textId="77777777" w:rsidR="00EB34D8" w:rsidRDefault="00EB34D8" w:rsidP="00EF6F3F">
            <w:pPr>
              <w:jc w:val="center"/>
              <w:rPr>
                <w:ins w:id="506" w:author="Steven Travers" w:date="2021-08-03T16:53:00Z"/>
                <w:sz w:val="24"/>
                <w:szCs w:val="24"/>
              </w:rPr>
            </w:pPr>
            <w:ins w:id="507" w:author="Steven Travers" w:date="2021-08-03T16:53:00Z">
              <w:r>
                <w:rPr>
                  <w:sz w:val="24"/>
                  <w:szCs w:val="24"/>
                </w:rPr>
                <w:t>1*</w:t>
              </w:r>
            </w:ins>
          </w:p>
        </w:tc>
      </w:tr>
      <w:tr w:rsidR="00EB34D8" w14:paraId="7FB88ADF" w14:textId="77777777" w:rsidTr="00EF6F3F">
        <w:trPr>
          <w:ins w:id="508" w:author="Steven Travers" w:date="2021-08-03T16:53:00Z"/>
        </w:trPr>
        <w:tc>
          <w:tcPr>
            <w:tcW w:w="2965" w:type="dxa"/>
          </w:tcPr>
          <w:p w14:paraId="32F8186F" w14:textId="77777777" w:rsidR="00EB34D8" w:rsidRPr="00283FF5" w:rsidRDefault="00EB34D8" w:rsidP="00EF6F3F">
            <w:pPr>
              <w:rPr>
                <w:ins w:id="509" w:author="Steven Travers" w:date="2021-08-03T16:53:00Z"/>
                <w:i/>
                <w:iCs/>
                <w:sz w:val="24"/>
                <w:szCs w:val="24"/>
              </w:rPr>
            </w:pPr>
            <w:ins w:id="510" w:author="Steven Travers" w:date="2021-08-03T16:53:00Z">
              <w:r w:rsidRPr="00283FF5">
                <w:rPr>
                  <w:i/>
                  <w:iCs/>
                  <w:sz w:val="24"/>
                  <w:szCs w:val="24"/>
                </w:rPr>
                <w:t>Sisyrinchium angustifolium</w:t>
              </w:r>
            </w:ins>
          </w:p>
        </w:tc>
        <w:tc>
          <w:tcPr>
            <w:tcW w:w="3510" w:type="dxa"/>
          </w:tcPr>
          <w:p w14:paraId="72CE271F" w14:textId="77777777" w:rsidR="00EB34D8" w:rsidRDefault="00EB34D8" w:rsidP="00EF6F3F">
            <w:pPr>
              <w:jc w:val="center"/>
              <w:rPr>
                <w:ins w:id="511" w:author="Steven Travers" w:date="2021-08-03T16:53:00Z"/>
                <w:sz w:val="24"/>
                <w:szCs w:val="24"/>
              </w:rPr>
            </w:pPr>
            <w:ins w:id="512" w:author="Steven Travers" w:date="2021-08-03T16:53:00Z">
              <w:r>
                <w:rPr>
                  <w:sz w:val="24"/>
                  <w:szCs w:val="24"/>
                </w:rPr>
                <w:t>0.01</w:t>
              </w:r>
            </w:ins>
          </w:p>
        </w:tc>
        <w:tc>
          <w:tcPr>
            <w:tcW w:w="3240" w:type="dxa"/>
          </w:tcPr>
          <w:p w14:paraId="69BFD76E" w14:textId="77777777" w:rsidR="00EB34D8" w:rsidRDefault="00EB34D8" w:rsidP="00EF6F3F">
            <w:pPr>
              <w:jc w:val="center"/>
              <w:rPr>
                <w:ins w:id="513" w:author="Steven Travers" w:date="2021-08-03T16:53:00Z"/>
                <w:sz w:val="24"/>
                <w:szCs w:val="24"/>
              </w:rPr>
            </w:pPr>
            <w:ins w:id="514" w:author="Steven Travers" w:date="2021-08-03T16:53:00Z">
              <w:r>
                <w:rPr>
                  <w:sz w:val="24"/>
                  <w:szCs w:val="24"/>
                </w:rPr>
                <w:t>0.836</w:t>
              </w:r>
            </w:ins>
          </w:p>
        </w:tc>
      </w:tr>
      <w:tr w:rsidR="00EB34D8" w14:paraId="329C7941" w14:textId="77777777" w:rsidTr="00EF6F3F">
        <w:trPr>
          <w:ins w:id="515" w:author="Steven Travers" w:date="2021-08-03T16:53:00Z"/>
        </w:trPr>
        <w:tc>
          <w:tcPr>
            <w:tcW w:w="2965" w:type="dxa"/>
          </w:tcPr>
          <w:p w14:paraId="65B48D23" w14:textId="77777777" w:rsidR="00EB34D8" w:rsidRPr="00283FF5" w:rsidRDefault="00EB34D8" w:rsidP="00EF6F3F">
            <w:pPr>
              <w:rPr>
                <w:ins w:id="516" w:author="Steven Travers" w:date="2021-08-03T16:53:00Z"/>
                <w:i/>
                <w:iCs/>
                <w:sz w:val="24"/>
                <w:szCs w:val="24"/>
              </w:rPr>
            </w:pPr>
            <w:ins w:id="517" w:author="Steven Travers" w:date="2021-08-03T16:53:00Z">
              <w:r w:rsidRPr="00283FF5">
                <w:rPr>
                  <w:i/>
                  <w:iCs/>
                  <w:sz w:val="24"/>
                  <w:szCs w:val="24"/>
                </w:rPr>
                <w:t xml:space="preserve">Lithospermum </w:t>
              </w:r>
              <w:proofErr w:type="spellStart"/>
              <w:r w:rsidRPr="00283FF5">
                <w:rPr>
                  <w:i/>
                  <w:iCs/>
                  <w:sz w:val="24"/>
                  <w:szCs w:val="24"/>
                </w:rPr>
                <w:t>incisum</w:t>
              </w:r>
              <w:proofErr w:type="spellEnd"/>
            </w:ins>
          </w:p>
        </w:tc>
        <w:tc>
          <w:tcPr>
            <w:tcW w:w="3510" w:type="dxa"/>
          </w:tcPr>
          <w:p w14:paraId="5A9768EE" w14:textId="77777777" w:rsidR="00EB34D8" w:rsidRDefault="00EB34D8" w:rsidP="00EF6F3F">
            <w:pPr>
              <w:jc w:val="center"/>
              <w:rPr>
                <w:ins w:id="518" w:author="Steven Travers" w:date="2021-08-03T16:53:00Z"/>
                <w:sz w:val="24"/>
                <w:szCs w:val="24"/>
              </w:rPr>
            </w:pPr>
            <w:ins w:id="519" w:author="Steven Travers" w:date="2021-08-03T16:53:00Z">
              <w:r>
                <w:rPr>
                  <w:sz w:val="24"/>
                  <w:szCs w:val="24"/>
                </w:rPr>
                <w:t>0.302*</w:t>
              </w:r>
            </w:ins>
          </w:p>
        </w:tc>
        <w:tc>
          <w:tcPr>
            <w:tcW w:w="3240" w:type="dxa"/>
          </w:tcPr>
          <w:p w14:paraId="7DA15DE8" w14:textId="77777777" w:rsidR="00EB34D8" w:rsidRDefault="00EB34D8" w:rsidP="00EF6F3F">
            <w:pPr>
              <w:jc w:val="center"/>
              <w:rPr>
                <w:ins w:id="520" w:author="Steven Travers" w:date="2021-08-03T16:53:00Z"/>
                <w:sz w:val="24"/>
                <w:szCs w:val="24"/>
              </w:rPr>
            </w:pPr>
            <w:ins w:id="521" w:author="Steven Travers" w:date="2021-08-03T16:53:00Z">
              <w:r>
                <w:rPr>
                  <w:sz w:val="24"/>
                  <w:szCs w:val="24"/>
                </w:rPr>
                <w:t>0.998*</w:t>
              </w:r>
            </w:ins>
          </w:p>
        </w:tc>
      </w:tr>
      <w:tr w:rsidR="00EB34D8" w14:paraId="0239DF83" w14:textId="77777777" w:rsidTr="00EF6F3F">
        <w:trPr>
          <w:ins w:id="522" w:author="Steven Travers" w:date="2021-08-03T16:53:00Z"/>
        </w:trPr>
        <w:tc>
          <w:tcPr>
            <w:tcW w:w="2965" w:type="dxa"/>
          </w:tcPr>
          <w:p w14:paraId="37E482B6" w14:textId="77777777" w:rsidR="00EB34D8" w:rsidRPr="00283FF5" w:rsidRDefault="00EB34D8" w:rsidP="00EF6F3F">
            <w:pPr>
              <w:rPr>
                <w:ins w:id="523" w:author="Steven Travers" w:date="2021-08-03T16:53:00Z"/>
                <w:i/>
                <w:iCs/>
                <w:sz w:val="24"/>
                <w:szCs w:val="24"/>
              </w:rPr>
            </w:pPr>
            <w:proofErr w:type="spellStart"/>
            <w:ins w:id="524" w:author="Steven Travers" w:date="2021-08-03T16:53:00Z">
              <w:r w:rsidRPr="00283FF5">
                <w:rPr>
                  <w:i/>
                  <w:iCs/>
                  <w:sz w:val="24"/>
                  <w:szCs w:val="24"/>
                </w:rPr>
                <w:t>Pedicularis</w:t>
              </w:r>
              <w:proofErr w:type="spellEnd"/>
              <w:r w:rsidRPr="00283FF5">
                <w:rPr>
                  <w:i/>
                  <w:iCs/>
                  <w:sz w:val="24"/>
                  <w:szCs w:val="24"/>
                </w:rPr>
                <w:t xml:space="preserve"> canadensis</w:t>
              </w:r>
            </w:ins>
          </w:p>
        </w:tc>
        <w:tc>
          <w:tcPr>
            <w:tcW w:w="3510" w:type="dxa"/>
          </w:tcPr>
          <w:p w14:paraId="547760A0" w14:textId="77777777" w:rsidR="00EB34D8" w:rsidRDefault="00EB34D8" w:rsidP="00EF6F3F">
            <w:pPr>
              <w:jc w:val="center"/>
              <w:rPr>
                <w:ins w:id="525" w:author="Steven Travers" w:date="2021-08-03T16:53:00Z"/>
                <w:sz w:val="24"/>
                <w:szCs w:val="24"/>
              </w:rPr>
            </w:pPr>
            <w:ins w:id="526" w:author="Steven Travers" w:date="2021-08-03T16:53:00Z">
              <w:r>
                <w:rPr>
                  <w:sz w:val="24"/>
                  <w:szCs w:val="24"/>
                </w:rPr>
                <w:t>0.656*</w:t>
              </w:r>
            </w:ins>
          </w:p>
        </w:tc>
        <w:tc>
          <w:tcPr>
            <w:tcW w:w="3240" w:type="dxa"/>
          </w:tcPr>
          <w:p w14:paraId="02C2B22B" w14:textId="77777777" w:rsidR="00EB34D8" w:rsidRDefault="00EB34D8" w:rsidP="00EF6F3F">
            <w:pPr>
              <w:jc w:val="center"/>
              <w:rPr>
                <w:ins w:id="527" w:author="Steven Travers" w:date="2021-08-03T16:53:00Z"/>
                <w:sz w:val="24"/>
                <w:szCs w:val="24"/>
              </w:rPr>
            </w:pPr>
            <w:ins w:id="528" w:author="Steven Travers" w:date="2021-08-03T16:53:00Z">
              <w:r>
                <w:rPr>
                  <w:sz w:val="24"/>
                  <w:szCs w:val="24"/>
                </w:rPr>
                <w:t>1*</w:t>
              </w:r>
            </w:ins>
          </w:p>
        </w:tc>
      </w:tr>
      <w:tr w:rsidR="00EB34D8" w14:paraId="5E9E503D" w14:textId="77777777" w:rsidTr="00EF6F3F">
        <w:trPr>
          <w:ins w:id="529" w:author="Steven Travers" w:date="2021-08-03T16:53:00Z"/>
        </w:trPr>
        <w:tc>
          <w:tcPr>
            <w:tcW w:w="2965" w:type="dxa"/>
          </w:tcPr>
          <w:p w14:paraId="01404770" w14:textId="77777777" w:rsidR="00EB34D8" w:rsidRPr="00283FF5" w:rsidRDefault="00EB34D8" w:rsidP="00EF6F3F">
            <w:pPr>
              <w:rPr>
                <w:ins w:id="530" w:author="Steven Travers" w:date="2021-08-03T16:53:00Z"/>
                <w:i/>
                <w:iCs/>
                <w:sz w:val="24"/>
                <w:szCs w:val="24"/>
              </w:rPr>
            </w:pPr>
            <w:proofErr w:type="spellStart"/>
            <w:ins w:id="531" w:author="Steven Travers" w:date="2021-08-03T16:53:00Z">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ins>
          </w:p>
        </w:tc>
        <w:tc>
          <w:tcPr>
            <w:tcW w:w="3510" w:type="dxa"/>
          </w:tcPr>
          <w:p w14:paraId="1A01498F" w14:textId="77777777" w:rsidR="00EB34D8" w:rsidRDefault="00EB34D8" w:rsidP="00EF6F3F">
            <w:pPr>
              <w:jc w:val="center"/>
              <w:rPr>
                <w:ins w:id="532" w:author="Steven Travers" w:date="2021-08-03T16:53:00Z"/>
                <w:sz w:val="24"/>
                <w:szCs w:val="24"/>
              </w:rPr>
            </w:pPr>
            <w:ins w:id="533" w:author="Steven Travers" w:date="2021-08-03T16:53:00Z">
              <w:r>
                <w:rPr>
                  <w:sz w:val="24"/>
                  <w:szCs w:val="24"/>
                </w:rPr>
                <w:t>0.264*</w:t>
              </w:r>
            </w:ins>
          </w:p>
        </w:tc>
        <w:tc>
          <w:tcPr>
            <w:tcW w:w="3240" w:type="dxa"/>
          </w:tcPr>
          <w:p w14:paraId="3E6FB5CD" w14:textId="77777777" w:rsidR="00EB34D8" w:rsidRDefault="00EB34D8" w:rsidP="00EF6F3F">
            <w:pPr>
              <w:jc w:val="center"/>
              <w:rPr>
                <w:ins w:id="534" w:author="Steven Travers" w:date="2021-08-03T16:53:00Z"/>
                <w:sz w:val="24"/>
                <w:szCs w:val="24"/>
              </w:rPr>
            </w:pPr>
            <w:ins w:id="535" w:author="Steven Travers" w:date="2021-08-03T16:53:00Z">
              <w:r>
                <w:rPr>
                  <w:sz w:val="24"/>
                  <w:szCs w:val="24"/>
                </w:rPr>
                <w:t>0.996*</w:t>
              </w:r>
            </w:ins>
          </w:p>
        </w:tc>
      </w:tr>
      <w:tr w:rsidR="00EB34D8" w14:paraId="155904E2" w14:textId="77777777" w:rsidTr="00EF6F3F">
        <w:trPr>
          <w:ins w:id="536" w:author="Steven Travers" w:date="2021-08-03T16:53:00Z"/>
        </w:trPr>
        <w:tc>
          <w:tcPr>
            <w:tcW w:w="2965" w:type="dxa"/>
          </w:tcPr>
          <w:p w14:paraId="7A791B09" w14:textId="77777777" w:rsidR="00EB34D8" w:rsidRPr="00283FF5" w:rsidRDefault="00EB34D8" w:rsidP="00EF6F3F">
            <w:pPr>
              <w:rPr>
                <w:ins w:id="537" w:author="Steven Travers" w:date="2021-08-03T16:53:00Z"/>
                <w:i/>
                <w:iCs/>
                <w:sz w:val="24"/>
                <w:szCs w:val="24"/>
              </w:rPr>
            </w:pPr>
            <w:ins w:id="538" w:author="Steven Travers" w:date="2021-08-03T16:53:00Z">
              <w:r w:rsidRPr="00283FF5">
                <w:rPr>
                  <w:i/>
                  <w:iCs/>
                  <w:sz w:val="24"/>
                  <w:szCs w:val="24"/>
                </w:rPr>
                <w:t>Vicia americana</w:t>
              </w:r>
            </w:ins>
          </w:p>
        </w:tc>
        <w:tc>
          <w:tcPr>
            <w:tcW w:w="3510" w:type="dxa"/>
          </w:tcPr>
          <w:p w14:paraId="130F112C" w14:textId="77777777" w:rsidR="00EB34D8" w:rsidRDefault="00EB34D8" w:rsidP="00EF6F3F">
            <w:pPr>
              <w:jc w:val="center"/>
              <w:rPr>
                <w:ins w:id="539" w:author="Steven Travers" w:date="2021-08-03T16:53:00Z"/>
                <w:sz w:val="24"/>
                <w:szCs w:val="24"/>
              </w:rPr>
            </w:pPr>
            <w:ins w:id="540" w:author="Steven Travers" w:date="2021-08-03T16:53:00Z">
              <w:r>
                <w:rPr>
                  <w:sz w:val="24"/>
                  <w:szCs w:val="24"/>
                </w:rPr>
                <w:t>0.361*</w:t>
              </w:r>
            </w:ins>
          </w:p>
        </w:tc>
        <w:tc>
          <w:tcPr>
            <w:tcW w:w="3240" w:type="dxa"/>
          </w:tcPr>
          <w:p w14:paraId="441283D9" w14:textId="77777777" w:rsidR="00EB34D8" w:rsidRDefault="00EB34D8" w:rsidP="00EF6F3F">
            <w:pPr>
              <w:jc w:val="center"/>
              <w:rPr>
                <w:ins w:id="541" w:author="Steven Travers" w:date="2021-08-03T16:53:00Z"/>
                <w:sz w:val="24"/>
                <w:szCs w:val="24"/>
              </w:rPr>
            </w:pPr>
            <w:ins w:id="542" w:author="Steven Travers" w:date="2021-08-03T16:53:00Z">
              <w:r>
                <w:rPr>
                  <w:sz w:val="24"/>
                  <w:szCs w:val="24"/>
                </w:rPr>
                <w:t>1*</w:t>
              </w:r>
            </w:ins>
          </w:p>
        </w:tc>
      </w:tr>
      <w:tr w:rsidR="00EB34D8" w14:paraId="45D7DC07" w14:textId="77777777" w:rsidTr="00EF6F3F">
        <w:trPr>
          <w:ins w:id="543" w:author="Steven Travers" w:date="2021-08-03T16:53:00Z"/>
        </w:trPr>
        <w:tc>
          <w:tcPr>
            <w:tcW w:w="2965" w:type="dxa"/>
          </w:tcPr>
          <w:p w14:paraId="131D1EE8" w14:textId="77777777" w:rsidR="00EB34D8" w:rsidRPr="00283FF5" w:rsidRDefault="00EB34D8" w:rsidP="00EF6F3F">
            <w:pPr>
              <w:rPr>
                <w:ins w:id="544" w:author="Steven Travers" w:date="2021-08-03T16:53:00Z"/>
                <w:i/>
                <w:iCs/>
                <w:sz w:val="24"/>
                <w:szCs w:val="24"/>
              </w:rPr>
            </w:pPr>
            <w:ins w:id="545" w:author="Steven Travers" w:date="2021-08-03T16:53:00Z">
              <w:r w:rsidRPr="00283FF5">
                <w:rPr>
                  <w:i/>
                  <w:iCs/>
                  <w:sz w:val="24"/>
                  <w:szCs w:val="24"/>
                </w:rPr>
                <w:t xml:space="preserve">Cypripedium </w:t>
              </w:r>
              <w:proofErr w:type="spellStart"/>
              <w:r w:rsidRPr="00283FF5">
                <w:rPr>
                  <w:i/>
                  <w:iCs/>
                  <w:sz w:val="24"/>
                  <w:szCs w:val="24"/>
                </w:rPr>
                <w:t>candidum</w:t>
              </w:r>
              <w:proofErr w:type="spellEnd"/>
            </w:ins>
          </w:p>
        </w:tc>
        <w:tc>
          <w:tcPr>
            <w:tcW w:w="3510" w:type="dxa"/>
          </w:tcPr>
          <w:p w14:paraId="5F3764B9" w14:textId="77777777" w:rsidR="00EB34D8" w:rsidRDefault="00EB34D8" w:rsidP="00EF6F3F">
            <w:pPr>
              <w:jc w:val="center"/>
              <w:rPr>
                <w:ins w:id="546" w:author="Steven Travers" w:date="2021-08-03T16:53:00Z"/>
                <w:sz w:val="24"/>
                <w:szCs w:val="24"/>
              </w:rPr>
            </w:pPr>
            <w:ins w:id="547" w:author="Steven Travers" w:date="2021-08-03T16:53:00Z">
              <w:r>
                <w:rPr>
                  <w:sz w:val="24"/>
                  <w:szCs w:val="24"/>
                </w:rPr>
                <w:t>0.736*</w:t>
              </w:r>
            </w:ins>
          </w:p>
        </w:tc>
        <w:tc>
          <w:tcPr>
            <w:tcW w:w="3240" w:type="dxa"/>
          </w:tcPr>
          <w:p w14:paraId="6B20011E" w14:textId="77777777" w:rsidR="00EB34D8" w:rsidRDefault="00EB34D8" w:rsidP="00EF6F3F">
            <w:pPr>
              <w:jc w:val="center"/>
              <w:rPr>
                <w:ins w:id="548" w:author="Steven Travers" w:date="2021-08-03T16:53:00Z"/>
                <w:sz w:val="24"/>
                <w:szCs w:val="24"/>
              </w:rPr>
            </w:pPr>
            <w:ins w:id="549" w:author="Steven Travers" w:date="2021-08-03T16:53:00Z">
              <w:r>
                <w:rPr>
                  <w:sz w:val="24"/>
                  <w:szCs w:val="24"/>
                </w:rPr>
                <w:t>1*</w:t>
              </w:r>
            </w:ins>
          </w:p>
        </w:tc>
      </w:tr>
      <w:tr w:rsidR="00EB34D8" w:rsidRPr="00FD6FC7" w14:paraId="7F553EF5" w14:textId="77777777" w:rsidTr="00EF6F3F">
        <w:trPr>
          <w:ins w:id="550" w:author="Steven Travers" w:date="2021-08-03T16:53:00Z"/>
        </w:trPr>
        <w:tc>
          <w:tcPr>
            <w:tcW w:w="2965" w:type="dxa"/>
          </w:tcPr>
          <w:p w14:paraId="0520C366" w14:textId="77777777" w:rsidR="00EB34D8" w:rsidRPr="00283FF5" w:rsidRDefault="00EB34D8" w:rsidP="00EF6F3F">
            <w:pPr>
              <w:rPr>
                <w:ins w:id="551" w:author="Steven Travers" w:date="2021-08-03T16:53:00Z"/>
                <w:i/>
                <w:iCs/>
                <w:sz w:val="24"/>
                <w:szCs w:val="24"/>
              </w:rPr>
            </w:pPr>
            <w:ins w:id="552" w:author="Steven Travers" w:date="2021-08-03T16:53:00Z">
              <w:r w:rsidRPr="00283FF5">
                <w:rPr>
                  <w:i/>
                  <w:iCs/>
                  <w:sz w:val="24"/>
                  <w:szCs w:val="24"/>
                </w:rPr>
                <w:t>Achillea millefolium</w:t>
              </w:r>
            </w:ins>
          </w:p>
        </w:tc>
        <w:tc>
          <w:tcPr>
            <w:tcW w:w="3510" w:type="dxa"/>
          </w:tcPr>
          <w:p w14:paraId="54F4E523" w14:textId="77777777" w:rsidR="00EB34D8" w:rsidRPr="00FD6FC7" w:rsidRDefault="00EB34D8" w:rsidP="00EF6F3F">
            <w:pPr>
              <w:jc w:val="center"/>
              <w:rPr>
                <w:ins w:id="553" w:author="Steven Travers" w:date="2021-08-03T16:53:00Z"/>
                <w:rFonts w:ascii="Calibri" w:hAnsi="Calibri" w:cs="Calibri"/>
                <w:color w:val="000000"/>
              </w:rPr>
            </w:pPr>
            <w:ins w:id="554" w:author="Steven Travers" w:date="2021-08-03T16:53:00Z">
              <w:r>
                <w:rPr>
                  <w:rFonts w:ascii="Calibri" w:hAnsi="Calibri" w:cs="Calibri"/>
                  <w:color w:val="000000"/>
                </w:rPr>
                <w:t>0.008</w:t>
              </w:r>
            </w:ins>
          </w:p>
        </w:tc>
        <w:tc>
          <w:tcPr>
            <w:tcW w:w="3240" w:type="dxa"/>
          </w:tcPr>
          <w:p w14:paraId="52075BB0" w14:textId="77777777" w:rsidR="00EB34D8" w:rsidRPr="00FD6FC7" w:rsidRDefault="00EB34D8" w:rsidP="00EF6F3F">
            <w:pPr>
              <w:jc w:val="center"/>
              <w:rPr>
                <w:ins w:id="555" w:author="Steven Travers" w:date="2021-08-03T16:53:00Z"/>
                <w:rFonts w:ascii="Calibri" w:hAnsi="Calibri" w:cs="Calibri"/>
                <w:color w:val="000000"/>
              </w:rPr>
            </w:pPr>
            <w:ins w:id="556" w:author="Steven Travers" w:date="2021-08-03T16:53:00Z">
              <w:r>
                <w:rPr>
                  <w:rFonts w:ascii="Calibri" w:hAnsi="Calibri" w:cs="Calibri"/>
                  <w:color w:val="000000"/>
                </w:rPr>
                <w:t>0.828</w:t>
              </w:r>
            </w:ins>
          </w:p>
        </w:tc>
      </w:tr>
      <w:tr w:rsidR="00EB34D8" w14:paraId="1394FEB8" w14:textId="77777777" w:rsidTr="00EF6F3F">
        <w:trPr>
          <w:ins w:id="557" w:author="Steven Travers" w:date="2021-08-03T16:53:00Z"/>
        </w:trPr>
        <w:tc>
          <w:tcPr>
            <w:tcW w:w="2965" w:type="dxa"/>
          </w:tcPr>
          <w:p w14:paraId="045D3CE9" w14:textId="77777777" w:rsidR="00EB34D8" w:rsidRPr="00283FF5" w:rsidRDefault="00EB34D8" w:rsidP="00EF6F3F">
            <w:pPr>
              <w:rPr>
                <w:ins w:id="558" w:author="Steven Travers" w:date="2021-08-03T16:53:00Z"/>
                <w:i/>
                <w:iCs/>
                <w:sz w:val="24"/>
                <w:szCs w:val="24"/>
              </w:rPr>
            </w:pPr>
            <w:ins w:id="559" w:author="Steven Travers" w:date="2021-08-03T16:53:00Z">
              <w:r w:rsidRPr="00283FF5">
                <w:rPr>
                  <w:i/>
                  <w:iCs/>
                  <w:sz w:val="24"/>
                  <w:szCs w:val="24"/>
                </w:rPr>
                <w:t>Anemone canadensis</w:t>
              </w:r>
            </w:ins>
          </w:p>
        </w:tc>
        <w:tc>
          <w:tcPr>
            <w:tcW w:w="3510" w:type="dxa"/>
          </w:tcPr>
          <w:p w14:paraId="07F66C86" w14:textId="77777777" w:rsidR="00EB34D8" w:rsidRDefault="00EB34D8" w:rsidP="00EF6F3F">
            <w:pPr>
              <w:jc w:val="center"/>
              <w:rPr>
                <w:ins w:id="560" w:author="Steven Travers" w:date="2021-08-03T16:53:00Z"/>
                <w:sz w:val="24"/>
                <w:szCs w:val="24"/>
              </w:rPr>
            </w:pPr>
            <w:ins w:id="561" w:author="Steven Travers" w:date="2021-08-03T16:53:00Z">
              <w:r>
                <w:rPr>
                  <w:sz w:val="24"/>
                  <w:szCs w:val="24"/>
                </w:rPr>
                <w:t>0.348*</w:t>
              </w:r>
            </w:ins>
          </w:p>
        </w:tc>
        <w:tc>
          <w:tcPr>
            <w:tcW w:w="3240" w:type="dxa"/>
          </w:tcPr>
          <w:p w14:paraId="13ADF4CC" w14:textId="77777777" w:rsidR="00EB34D8" w:rsidRDefault="00EB34D8" w:rsidP="00EF6F3F">
            <w:pPr>
              <w:jc w:val="center"/>
              <w:rPr>
                <w:ins w:id="562" w:author="Steven Travers" w:date="2021-08-03T16:53:00Z"/>
                <w:sz w:val="24"/>
                <w:szCs w:val="24"/>
              </w:rPr>
            </w:pPr>
            <w:ins w:id="563" w:author="Steven Travers" w:date="2021-08-03T16:53:00Z">
              <w:r>
                <w:rPr>
                  <w:sz w:val="24"/>
                  <w:szCs w:val="24"/>
                </w:rPr>
                <w:t>1*</w:t>
              </w:r>
            </w:ins>
          </w:p>
        </w:tc>
      </w:tr>
      <w:tr w:rsidR="00EB34D8" w14:paraId="61CF9A37" w14:textId="77777777" w:rsidTr="00EF6F3F">
        <w:trPr>
          <w:ins w:id="564" w:author="Steven Travers" w:date="2021-08-03T16:53:00Z"/>
        </w:trPr>
        <w:tc>
          <w:tcPr>
            <w:tcW w:w="2965" w:type="dxa"/>
          </w:tcPr>
          <w:p w14:paraId="55FC8CB1" w14:textId="77777777" w:rsidR="00EB34D8" w:rsidRPr="00283FF5" w:rsidRDefault="00EB34D8" w:rsidP="00EF6F3F">
            <w:pPr>
              <w:rPr>
                <w:ins w:id="565" w:author="Steven Travers" w:date="2021-08-03T16:53:00Z"/>
                <w:i/>
                <w:iCs/>
                <w:sz w:val="24"/>
                <w:szCs w:val="24"/>
              </w:rPr>
            </w:pPr>
            <w:proofErr w:type="spellStart"/>
            <w:ins w:id="566" w:author="Steven Travers" w:date="2021-08-03T16:53:00Z">
              <w:r w:rsidRPr="00283FF5">
                <w:rPr>
                  <w:i/>
                  <w:iCs/>
                  <w:sz w:val="24"/>
                  <w:szCs w:val="24"/>
                </w:rPr>
                <w:t>Oxytr</w:t>
              </w:r>
              <w:r>
                <w:rPr>
                  <w:i/>
                  <w:iCs/>
                  <w:sz w:val="24"/>
                  <w:szCs w:val="24"/>
                </w:rPr>
                <w:t>opis</w:t>
              </w:r>
              <w:proofErr w:type="spellEnd"/>
              <w:r w:rsidRPr="00283FF5">
                <w:rPr>
                  <w:i/>
                  <w:iCs/>
                  <w:sz w:val="24"/>
                  <w:szCs w:val="24"/>
                </w:rPr>
                <w:t xml:space="preserve"> </w:t>
              </w:r>
              <w:proofErr w:type="spellStart"/>
              <w:r w:rsidRPr="00283FF5">
                <w:rPr>
                  <w:i/>
                  <w:iCs/>
                  <w:sz w:val="24"/>
                  <w:szCs w:val="24"/>
                </w:rPr>
                <w:t>lambe</w:t>
              </w:r>
              <w:r>
                <w:rPr>
                  <w:i/>
                  <w:iCs/>
                  <w:sz w:val="24"/>
                  <w:szCs w:val="24"/>
                </w:rPr>
                <w:t>rtii</w:t>
              </w:r>
              <w:proofErr w:type="spellEnd"/>
            </w:ins>
          </w:p>
        </w:tc>
        <w:tc>
          <w:tcPr>
            <w:tcW w:w="3510" w:type="dxa"/>
          </w:tcPr>
          <w:p w14:paraId="54AE56D0" w14:textId="77777777" w:rsidR="00EB34D8" w:rsidRDefault="00EB34D8" w:rsidP="00EF6F3F">
            <w:pPr>
              <w:jc w:val="center"/>
              <w:rPr>
                <w:ins w:id="567" w:author="Steven Travers" w:date="2021-08-03T16:53:00Z"/>
                <w:sz w:val="24"/>
                <w:szCs w:val="24"/>
              </w:rPr>
            </w:pPr>
            <w:ins w:id="568" w:author="Steven Travers" w:date="2021-08-03T16:53:00Z">
              <w:r>
                <w:rPr>
                  <w:sz w:val="24"/>
                  <w:szCs w:val="24"/>
                </w:rPr>
                <w:t>0.744*</w:t>
              </w:r>
            </w:ins>
          </w:p>
        </w:tc>
        <w:tc>
          <w:tcPr>
            <w:tcW w:w="3240" w:type="dxa"/>
          </w:tcPr>
          <w:p w14:paraId="3F4554B6" w14:textId="77777777" w:rsidR="00EB34D8" w:rsidRDefault="00EB34D8" w:rsidP="00EF6F3F">
            <w:pPr>
              <w:jc w:val="center"/>
              <w:rPr>
                <w:ins w:id="569" w:author="Steven Travers" w:date="2021-08-03T16:53:00Z"/>
                <w:sz w:val="24"/>
                <w:szCs w:val="24"/>
              </w:rPr>
            </w:pPr>
            <w:ins w:id="570" w:author="Steven Travers" w:date="2021-08-03T16:53:00Z">
              <w:r>
                <w:rPr>
                  <w:sz w:val="24"/>
                  <w:szCs w:val="24"/>
                </w:rPr>
                <w:t>1*</w:t>
              </w:r>
            </w:ins>
          </w:p>
        </w:tc>
      </w:tr>
      <w:tr w:rsidR="00EB34D8" w14:paraId="19463E9F" w14:textId="77777777" w:rsidTr="00EF6F3F">
        <w:trPr>
          <w:ins w:id="571" w:author="Steven Travers" w:date="2021-08-03T16:53:00Z"/>
        </w:trPr>
        <w:tc>
          <w:tcPr>
            <w:tcW w:w="2965" w:type="dxa"/>
          </w:tcPr>
          <w:p w14:paraId="745C107C" w14:textId="77777777" w:rsidR="00EB34D8" w:rsidRPr="00283FF5" w:rsidRDefault="00EB34D8" w:rsidP="00EF6F3F">
            <w:pPr>
              <w:rPr>
                <w:ins w:id="572" w:author="Steven Travers" w:date="2021-08-03T16:53:00Z"/>
                <w:i/>
                <w:iCs/>
                <w:sz w:val="24"/>
                <w:szCs w:val="24"/>
              </w:rPr>
            </w:pPr>
            <w:ins w:id="573" w:author="Steven Travers" w:date="2021-08-03T16:53:00Z">
              <w:r w:rsidRPr="00283FF5">
                <w:rPr>
                  <w:i/>
                  <w:iCs/>
                  <w:sz w:val="24"/>
                  <w:szCs w:val="24"/>
                </w:rPr>
                <w:t>Penstemon grandifloras</w:t>
              </w:r>
            </w:ins>
          </w:p>
        </w:tc>
        <w:tc>
          <w:tcPr>
            <w:tcW w:w="3510" w:type="dxa"/>
          </w:tcPr>
          <w:p w14:paraId="0AF16374" w14:textId="77777777" w:rsidR="00EB34D8" w:rsidRDefault="00EB34D8" w:rsidP="00EF6F3F">
            <w:pPr>
              <w:jc w:val="center"/>
              <w:rPr>
                <w:ins w:id="574" w:author="Steven Travers" w:date="2021-08-03T16:53:00Z"/>
                <w:sz w:val="24"/>
                <w:szCs w:val="24"/>
              </w:rPr>
            </w:pPr>
            <w:ins w:id="575" w:author="Steven Travers" w:date="2021-08-03T16:53:00Z">
              <w:r>
                <w:rPr>
                  <w:sz w:val="24"/>
                  <w:szCs w:val="24"/>
                </w:rPr>
                <w:t>0.546*</w:t>
              </w:r>
            </w:ins>
          </w:p>
        </w:tc>
        <w:tc>
          <w:tcPr>
            <w:tcW w:w="3240" w:type="dxa"/>
          </w:tcPr>
          <w:p w14:paraId="69811D19" w14:textId="77777777" w:rsidR="00EB34D8" w:rsidRDefault="00EB34D8" w:rsidP="00EF6F3F">
            <w:pPr>
              <w:jc w:val="center"/>
              <w:rPr>
                <w:ins w:id="576" w:author="Steven Travers" w:date="2021-08-03T16:53:00Z"/>
                <w:sz w:val="24"/>
                <w:szCs w:val="24"/>
              </w:rPr>
            </w:pPr>
            <w:ins w:id="577" w:author="Steven Travers" w:date="2021-08-03T16:53:00Z">
              <w:r>
                <w:rPr>
                  <w:sz w:val="24"/>
                  <w:szCs w:val="24"/>
                </w:rPr>
                <w:t>1*</w:t>
              </w:r>
            </w:ins>
          </w:p>
        </w:tc>
      </w:tr>
      <w:tr w:rsidR="00EB34D8" w14:paraId="385E2AB2" w14:textId="77777777" w:rsidTr="00EF6F3F">
        <w:trPr>
          <w:ins w:id="578" w:author="Steven Travers" w:date="2021-08-03T16:53:00Z"/>
        </w:trPr>
        <w:tc>
          <w:tcPr>
            <w:tcW w:w="2965" w:type="dxa"/>
          </w:tcPr>
          <w:p w14:paraId="36DD1AE0" w14:textId="77777777" w:rsidR="00EB34D8" w:rsidRPr="00283FF5" w:rsidRDefault="00EB34D8" w:rsidP="00EF6F3F">
            <w:pPr>
              <w:rPr>
                <w:ins w:id="579" w:author="Steven Travers" w:date="2021-08-03T16:53:00Z"/>
                <w:i/>
                <w:iCs/>
                <w:sz w:val="24"/>
                <w:szCs w:val="24"/>
              </w:rPr>
            </w:pPr>
            <w:ins w:id="580" w:author="Steven Travers" w:date="2021-08-03T16:53:00Z">
              <w:r w:rsidRPr="00283FF5">
                <w:rPr>
                  <w:i/>
                  <w:iCs/>
                  <w:sz w:val="24"/>
                  <w:szCs w:val="24"/>
                </w:rPr>
                <w:t xml:space="preserve">Rosa </w:t>
              </w:r>
              <w:proofErr w:type="spellStart"/>
              <w:r w:rsidRPr="00283FF5">
                <w:rPr>
                  <w:i/>
                  <w:iCs/>
                  <w:sz w:val="24"/>
                  <w:szCs w:val="24"/>
                </w:rPr>
                <w:t>arkansana</w:t>
              </w:r>
              <w:proofErr w:type="spellEnd"/>
            </w:ins>
          </w:p>
        </w:tc>
        <w:tc>
          <w:tcPr>
            <w:tcW w:w="3510" w:type="dxa"/>
          </w:tcPr>
          <w:p w14:paraId="5B5CD74B" w14:textId="77777777" w:rsidR="00EB34D8" w:rsidRDefault="00EB34D8" w:rsidP="00EF6F3F">
            <w:pPr>
              <w:jc w:val="center"/>
              <w:rPr>
                <w:ins w:id="581" w:author="Steven Travers" w:date="2021-08-03T16:53:00Z"/>
                <w:sz w:val="24"/>
                <w:szCs w:val="24"/>
              </w:rPr>
            </w:pPr>
            <w:ins w:id="582" w:author="Steven Travers" w:date="2021-08-03T16:53:00Z">
              <w:r>
                <w:rPr>
                  <w:sz w:val="24"/>
                  <w:szCs w:val="24"/>
                </w:rPr>
                <w:t>0.013</w:t>
              </w:r>
            </w:ins>
          </w:p>
        </w:tc>
        <w:tc>
          <w:tcPr>
            <w:tcW w:w="3240" w:type="dxa"/>
          </w:tcPr>
          <w:p w14:paraId="13BC42DF" w14:textId="77777777" w:rsidR="00EB34D8" w:rsidRDefault="00EB34D8" w:rsidP="00EF6F3F">
            <w:pPr>
              <w:jc w:val="center"/>
              <w:rPr>
                <w:ins w:id="583" w:author="Steven Travers" w:date="2021-08-03T16:53:00Z"/>
                <w:sz w:val="24"/>
                <w:szCs w:val="24"/>
              </w:rPr>
            </w:pPr>
            <w:ins w:id="584" w:author="Steven Travers" w:date="2021-08-03T16:53:00Z">
              <w:r>
                <w:rPr>
                  <w:sz w:val="24"/>
                  <w:szCs w:val="24"/>
                </w:rPr>
                <w:t>0.897</w:t>
              </w:r>
            </w:ins>
          </w:p>
        </w:tc>
      </w:tr>
      <w:tr w:rsidR="00EB34D8" w14:paraId="51CD067D" w14:textId="77777777" w:rsidTr="00EF6F3F">
        <w:trPr>
          <w:ins w:id="585" w:author="Steven Travers" w:date="2021-08-03T16:53:00Z"/>
        </w:trPr>
        <w:tc>
          <w:tcPr>
            <w:tcW w:w="2965" w:type="dxa"/>
          </w:tcPr>
          <w:p w14:paraId="0F98C5A9" w14:textId="77777777" w:rsidR="00EB34D8" w:rsidRPr="00283FF5" w:rsidRDefault="00EB34D8" w:rsidP="00EF6F3F">
            <w:pPr>
              <w:rPr>
                <w:ins w:id="586" w:author="Steven Travers" w:date="2021-08-03T16:53:00Z"/>
                <w:i/>
                <w:iCs/>
                <w:sz w:val="24"/>
                <w:szCs w:val="24"/>
              </w:rPr>
            </w:pPr>
            <w:ins w:id="587" w:author="Steven Travers" w:date="2021-08-03T16:53:00Z">
              <w:r w:rsidRPr="00283FF5">
                <w:rPr>
                  <w:i/>
                  <w:iCs/>
                  <w:sz w:val="24"/>
                  <w:szCs w:val="24"/>
                </w:rPr>
                <w:t xml:space="preserve">Penstemon </w:t>
              </w:r>
              <w:proofErr w:type="spellStart"/>
              <w:r w:rsidRPr="00283FF5">
                <w:rPr>
                  <w:i/>
                  <w:iCs/>
                  <w:sz w:val="24"/>
                  <w:szCs w:val="24"/>
                </w:rPr>
                <w:t>gracilis</w:t>
              </w:r>
              <w:proofErr w:type="spellEnd"/>
            </w:ins>
          </w:p>
        </w:tc>
        <w:tc>
          <w:tcPr>
            <w:tcW w:w="3510" w:type="dxa"/>
          </w:tcPr>
          <w:p w14:paraId="72E39372" w14:textId="77777777" w:rsidR="00EB34D8" w:rsidRDefault="00EB34D8" w:rsidP="00EF6F3F">
            <w:pPr>
              <w:jc w:val="center"/>
              <w:rPr>
                <w:ins w:id="588" w:author="Steven Travers" w:date="2021-08-03T16:53:00Z"/>
                <w:sz w:val="24"/>
                <w:szCs w:val="24"/>
              </w:rPr>
            </w:pPr>
            <w:ins w:id="589" w:author="Steven Travers" w:date="2021-08-03T16:53:00Z">
              <w:r>
                <w:rPr>
                  <w:sz w:val="24"/>
                  <w:szCs w:val="24"/>
                </w:rPr>
                <w:t>0.308*</w:t>
              </w:r>
            </w:ins>
          </w:p>
        </w:tc>
        <w:tc>
          <w:tcPr>
            <w:tcW w:w="3240" w:type="dxa"/>
          </w:tcPr>
          <w:p w14:paraId="1F9C7F51" w14:textId="77777777" w:rsidR="00EB34D8" w:rsidRDefault="00EB34D8" w:rsidP="00EF6F3F">
            <w:pPr>
              <w:jc w:val="center"/>
              <w:rPr>
                <w:ins w:id="590" w:author="Steven Travers" w:date="2021-08-03T16:53:00Z"/>
                <w:sz w:val="24"/>
                <w:szCs w:val="24"/>
              </w:rPr>
            </w:pPr>
            <w:ins w:id="591" w:author="Steven Travers" w:date="2021-08-03T16:53:00Z">
              <w:r>
                <w:rPr>
                  <w:sz w:val="24"/>
                  <w:szCs w:val="24"/>
                </w:rPr>
                <w:t>0.999*</w:t>
              </w:r>
            </w:ins>
          </w:p>
        </w:tc>
      </w:tr>
      <w:tr w:rsidR="00EB34D8" w14:paraId="13259B48" w14:textId="77777777" w:rsidTr="00EF6F3F">
        <w:trPr>
          <w:ins w:id="592" w:author="Steven Travers" w:date="2021-08-03T16:53:00Z"/>
        </w:trPr>
        <w:tc>
          <w:tcPr>
            <w:tcW w:w="2965" w:type="dxa"/>
          </w:tcPr>
          <w:p w14:paraId="417ECEDD" w14:textId="77777777" w:rsidR="00EB34D8" w:rsidRPr="00283FF5" w:rsidRDefault="00EB34D8" w:rsidP="00EF6F3F">
            <w:pPr>
              <w:rPr>
                <w:ins w:id="593" w:author="Steven Travers" w:date="2021-08-03T16:53:00Z"/>
                <w:i/>
                <w:iCs/>
                <w:sz w:val="24"/>
                <w:szCs w:val="24"/>
              </w:rPr>
            </w:pPr>
            <w:ins w:id="594" w:author="Steven Travers" w:date="2021-08-03T16:53:00Z">
              <w:r w:rsidRPr="00283FF5">
                <w:rPr>
                  <w:i/>
                  <w:iCs/>
                  <w:sz w:val="24"/>
                  <w:szCs w:val="24"/>
                </w:rPr>
                <w:t>Zigadenus elegans</w:t>
              </w:r>
            </w:ins>
          </w:p>
        </w:tc>
        <w:tc>
          <w:tcPr>
            <w:tcW w:w="3510" w:type="dxa"/>
          </w:tcPr>
          <w:p w14:paraId="38D2CBE1" w14:textId="77777777" w:rsidR="00EB34D8" w:rsidRDefault="00EB34D8" w:rsidP="00EF6F3F">
            <w:pPr>
              <w:jc w:val="center"/>
              <w:rPr>
                <w:ins w:id="595" w:author="Steven Travers" w:date="2021-08-03T16:53:00Z"/>
                <w:sz w:val="24"/>
                <w:szCs w:val="24"/>
              </w:rPr>
            </w:pPr>
            <w:ins w:id="596" w:author="Steven Travers" w:date="2021-08-03T16:53:00Z">
              <w:r>
                <w:rPr>
                  <w:sz w:val="24"/>
                  <w:szCs w:val="24"/>
                </w:rPr>
                <w:t>0.156*</w:t>
              </w:r>
            </w:ins>
          </w:p>
        </w:tc>
        <w:tc>
          <w:tcPr>
            <w:tcW w:w="3240" w:type="dxa"/>
          </w:tcPr>
          <w:p w14:paraId="09E4372E" w14:textId="77777777" w:rsidR="00EB34D8" w:rsidRDefault="00EB34D8" w:rsidP="00EF6F3F">
            <w:pPr>
              <w:jc w:val="center"/>
              <w:rPr>
                <w:ins w:id="597" w:author="Steven Travers" w:date="2021-08-03T16:53:00Z"/>
                <w:sz w:val="24"/>
                <w:szCs w:val="24"/>
              </w:rPr>
            </w:pPr>
            <w:ins w:id="598" w:author="Steven Travers" w:date="2021-08-03T16:53:00Z">
              <w:r>
                <w:rPr>
                  <w:sz w:val="24"/>
                  <w:szCs w:val="24"/>
                </w:rPr>
                <w:t>0.962*</w:t>
              </w:r>
            </w:ins>
          </w:p>
        </w:tc>
      </w:tr>
      <w:tr w:rsidR="00EB34D8" w14:paraId="2A14A4BD" w14:textId="77777777" w:rsidTr="00EF6F3F">
        <w:trPr>
          <w:ins w:id="599" w:author="Steven Travers" w:date="2021-08-03T16:53:00Z"/>
        </w:trPr>
        <w:tc>
          <w:tcPr>
            <w:tcW w:w="2965" w:type="dxa"/>
          </w:tcPr>
          <w:p w14:paraId="24C2DC25" w14:textId="77777777" w:rsidR="00EB34D8" w:rsidRPr="00283FF5" w:rsidRDefault="00EB34D8" w:rsidP="00EF6F3F">
            <w:pPr>
              <w:rPr>
                <w:ins w:id="600" w:author="Steven Travers" w:date="2021-08-03T16:53:00Z"/>
                <w:i/>
                <w:iCs/>
                <w:sz w:val="24"/>
                <w:szCs w:val="24"/>
              </w:rPr>
            </w:pPr>
            <w:ins w:id="601" w:author="Steven Travers" w:date="2021-08-03T16:53:00Z">
              <w:r>
                <w:rPr>
                  <w:i/>
                  <w:iCs/>
                  <w:sz w:val="24"/>
                  <w:szCs w:val="24"/>
                </w:rPr>
                <w:t xml:space="preserve">Amorpha </w:t>
              </w:r>
              <w:proofErr w:type="spellStart"/>
              <w:r>
                <w:rPr>
                  <w:i/>
                  <w:iCs/>
                  <w:sz w:val="24"/>
                  <w:szCs w:val="24"/>
                </w:rPr>
                <w:t>canescens</w:t>
              </w:r>
              <w:proofErr w:type="spellEnd"/>
            </w:ins>
          </w:p>
        </w:tc>
        <w:tc>
          <w:tcPr>
            <w:tcW w:w="3510" w:type="dxa"/>
          </w:tcPr>
          <w:p w14:paraId="628439C0" w14:textId="77777777" w:rsidR="00EB34D8" w:rsidRDefault="00EB34D8" w:rsidP="00EF6F3F">
            <w:pPr>
              <w:jc w:val="center"/>
              <w:rPr>
                <w:ins w:id="602" w:author="Steven Travers" w:date="2021-08-03T16:53:00Z"/>
                <w:sz w:val="24"/>
                <w:szCs w:val="24"/>
              </w:rPr>
            </w:pPr>
            <w:ins w:id="603" w:author="Steven Travers" w:date="2021-08-03T16:53:00Z">
              <w:r>
                <w:rPr>
                  <w:sz w:val="24"/>
                  <w:szCs w:val="24"/>
                </w:rPr>
                <w:t>0.004</w:t>
              </w:r>
            </w:ins>
          </w:p>
        </w:tc>
        <w:tc>
          <w:tcPr>
            <w:tcW w:w="3240" w:type="dxa"/>
          </w:tcPr>
          <w:p w14:paraId="05A87171" w14:textId="77777777" w:rsidR="00EB34D8" w:rsidRDefault="00EB34D8" w:rsidP="00EF6F3F">
            <w:pPr>
              <w:jc w:val="center"/>
              <w:rPr>
                <w:ins w:id="604" w:author="Steven Travers" w:date="2021-08-03T16:53:00Z"/>
                <w:sz w:val="24"/>
                <w:szCs w:val="24"/>
              </w:rPr>
            </w:pPr>
            <w:ins w:id="605" w:author="Steven Travers" w:date="2021-08-03T16:53:00Z">
              <w:r>
                <w:rPr>
                  <w:sz w:val="24"/>
                  <w:szCs w:val="24"/>
                </w:rPr>
                <w:t>0.662</w:t>
              </w:r>
            </w:ins>
          </w:p>
        </w:tc>
      </w:tr>
      <w:tr w:rsidR="00EB34D8" w14:paraId="6FC0A7A5" w14:textId="77777777" w:rsidTr="00EF6F3F">
        <w:trPr>
          <w:ins w:id="606" w:author="Steven Travers" w:date="2021-08-03T16:53:00Z"/>
        </w:trPr>
        <w:tc>
          <w:tcPr>
            <w:tcW w:w="2965" w:type="dxa"/>
          </w:tcPr>
          <w:p w14:paraId="7500B256" w14:textId="77777777" w:rsidR="00EB34D8" w:rsidRPr="00283FF5" w:rsidRDefault="00EB34D8" w:rsidP="00EF6F3F">
            <w:pPr>
              <w:rPr>
                <w:ins w:id="607" w:author="Steven Travers" w:date="2021-08-03T16:53:00Z"/>
                <w:i/>
                <w:iCs/>
                <w:sz w:val="24"/>
                <w:szCs w:val="24"/>
              </w:rPr>
            </w:pPr>
            <w:ins w:id="608" w:author="Steven Travers" w:date="2021-08-03T16:53:00Z">
              <w:r>
                <w:rPr>
                  <w:i/>
                  <w:iCs/>
                  <w:sz w:val="24"/>
                  <w:szCs w:val="24"/>
                </w:rPr>
                <w:t>Campanula rotundifolia</w:t>
              </w:r>
            </w:ins>
          </w:p>
        </w:tc>
        <w:tc>
          <w:tcPr>
            <w:tcW w:w="3510" w:type="dxa"/>
          </w:tcPr>
          <w:p w14:paraId="36C6789E" w14:textId="77777777" w:rsidR="00EB34D8" w:rsidRDefault="00EB34D8" w:rsidP="00EF6F3F">
            <w:pPr>
              <w:jc w:val="center"/>
              <w:rPr>
                <w:ins w:id="609" w:author="Steven Travers" w:date="2021-08-03T16:53:00Z"/>
                <w:sz w:val="24"/>
                <w:szCs w:val="24"/>
              </w:rPr>
            </w:pPr>
            <w:ins w:id="610" w:author="Steven Travers" w:date="2021-08-03T16:53:00Z">
              <w:r>
                <w:rPr>
                  <w:sz w:val="24"/>
                  <w:szCs w:val="24"/>
                </w:rPr>
                <w:t>0.042</w:t>
              </w:r>
            </w:ins>
          </w:p>
        </w:tc>
        <w:tc>
          <w:tcPr>
            <w:tcW w:w="3240" w:type="dxa"/>
          </w:tcPr>
          <w:p w14:paraId="770E041C" w14:textId="77777777" w:rsidR="00EB34D8" w:rsidRDefault="00EB34D8" w:rsidP="00EF6F3F">
            <w:pPr>
              <w:jc w:val="center"/>
              <w:rPr>
                <w:ins w:id="611" w:author="Steven Travers" w:date="2021-08-03T16:53:00Z"/>
                <w:sz w:val="24"/>
                <w:szCs w:val="24"/>
              </w:rPr>
            </w:pPr>
            <w:ins w:id="612" w:author="Steven Travers" w:date="2021-08-03T16:53:00Z">
              <w:r>
                <w:rPr>
                  <w:sz w:val="24"/>
                  <w:szCs w:val="24"/>
                </w:rPr>
                <w:t>0.927</w:t>
              </w:r>
            </w:ins>
          </w:p>
        </w:tc>
      </w:tr>
      <w:tr w:rsidR="00EB34D8" w14:paraId="3A817A3D" w14:textId="77777777" w:rsidTr="00EF6F3F">
        <w:trPr>
          <w:ins w:id="613" w:author="Steven Travers" w:date="2021-08-03T16:53:00Z"/>
        </w:trPr>
        <w:tc>
          <w:tcPr>
            <w:tcW w:w="2965" w:type="dxa"/>
          </w:tcPr>
          <w:p w14:paraId="4CEC6059" w14:textId="77777777" w:rsidR="00EB34D8" w:rsidRPr="00283FF5" w:rsidRDefault="00EB34D8" w:rsidP="00EF6F3F">
            <w:pPr>
              <w:rPr>
                <w:ins w:id="614" w:author="Steven Travers" w:date="2021-08-03T16:53:00Z"/>
                <w:i/>
                <w:iCs/>
                <w:sz w:val="24"/>
                <w:szCs w:val="24"/>
              </w:rPr>
            </w:pPr>
            <w:ins w:id="615" w:author="Steven Travers" w:date="2021-08-03T16:53:00Z">
              <w:r w:rsidRPr="00283FF5">
                <w:rPr>
                  <w:i/>
                  <w:iCs/>
                  <w:sz w:val="24"/>
                  <w:szCs w:val="24"/>
                </w:rPr>
                <w:t xml:space="preserve">Oenothera </w:t>
              </w:r>
              <w:proofErr w:type="spellStart"/>
              <w:r w:rsidRPr="00283FF5">
                <w:rPr>
                  <w:i/>
                  <w:iCs/>
                  <w:sz w:val="24"/>
                  <w:szCs w:val="24"/>
                </w:rPr>
                <w:t>nuttallii</w:t>
              </w:r>
              <w:proofErr w:type="spellEnd"/>
            </w:ins>
          </w:p>
        </w:tc>
        <w:tc>
          <w:tcPr>
            <w:tcW w:w="3510" w:type="dxa"/>
          </w:tcPr>
          <w:p w14:paraId="23391678" w14:textId="77777777" w:rsidR="00EB34D8" w:rsidRDefault="00EB34D8" w:rsidP="00EF6F3F">
            <w:pPr>
              <w:jc w:val="center"/>
              <w:rPr>
                <w:ins w:id="616" w:author="Steven Travers" w:date="2021-08-03T16:53:00Z"/>
                <w:sz w:val="24"/>
                <w:szCs w:val="24"/>
              </w:rPr>
            </w:pPr>
            <w:ins w:id="617" w:author="Steven Travers" w:date="2021-08-03T16:53:00Z">
              <w:r>
                <w:rPr>
                  <w:sz w:val="24"/>
                  <w:szCs w:val="24"/>
                </w:rPr>
                <w:t>0.684*</w:t>
              </w:r>
            </w:ins>
          </w:p>
        </w:tc>
        <w:tc>
          <w:tcPr>
            <w:tcW w:w="3240" w:type="dxa"/>
          </w:tcPr>
          <w:p w14:paraId="601FAECB" w14:textId="77777777" w:rsidR="00EB34D8" w:rsidRDefault="00EB34D8" w:rsidP="00EF6F3F">
            <w:pPr>
              <w:jc w:val="center"/>
              <w:rPr>
                <w:ins w:id="618" w:author="Steven Travers" w:date="2021-08-03T16:53:00Z"/>
                <w:sz w:val="24"/>
                <w:szCs w:val="24"/>
              </w:rPr>
            </w:pPr>
            <w:ins w:id="619" w:author="Steven Travers" w:date="2021-08-03T16:53:00Z">
              <w:r>
                <w:rPr>
                  <w:sz w:val="24"/>
                  <w:szCs w:val="24"/>
                </w:rPr>
                <w:t>1*</w:t>
              </w:r>
            </w:ins>
          </w:p>
        </w:tc>
      </w:tr>
    </w:tbl>
    <w:p w14:paraId="5CC05544" w14:textId="77777777" w:rsidR="002F6C7D" w:rsidRDefault="002F6C7D" w:rsidP="00903D13">
      <w:pPr>
        <w:tabs>
          <w:tab w:val="left" w:pos="810"/>
        </w:tabs>
        <w:spacing w:before="240" w:line="480" w:lineRule="auto"/>
        <w:rPr>
          <w:ins w:id="620" w:author="Steven Travers" w:date="2021-07-29T21:27:00Z"/>
          <w:b/>
          <w:bCs/>
          <w:sz w:val="24"/>
          <w:szCs w:val="24"/>
        </w:rPr>
      </w:pPr>
    </w:p>
    <w:p w14:paraId="6996221E" w14:textId="77777777" w:rsidR="002F6C7D" w:rsidRDefault="002F6C7D">
      <w:pPr>
        <w:rPr>
          <w:ins w:id="621" w:author="Steven Travers" w:date="2021-07-29T21:27:00Z"/>
          <w:b/>
          <w:bCs/>
          <w:sz w:val="24"/>
          <w:szCs w:val="24"/>
        </w:rPr>
      </w:pPr>
      <w:ins w:id="622" w:author="Steven Travers" w:date="2021-07-29T21:27:00Z">
        <w:r>
          <w:rPr>
            <w:b/>
            <w:bCs/>
            <w:sz w:val="24"/>
            <w:szCs w:val="24"/>
          </w:rPr>
          <w:br w:type="page"/>
        </w:r>
      </w:ins>
    </w:p>
    <w:p w14:paraId="7C3674C6" w14:textId="227B270F" w:rsidR="00903D13" w:rsidRPr="00AC4581" w:rsidRDefault="00903D13">
      <w:pPr>
        <w:tabs>
          <w:tab w:val="left" w:pos="810"/>
        </w:tabs>
        <w:spacing w:before="240" w:line="480" w:lineRule="auto"/>
        <w:jc w:val="center"/>
        <w:rPr>
          <w:b/>
          <w:bCs/>
          <w:sz w:val="24"/>
          <w:szCs w:val="24"/>
        </w:rPr>
        <w:pPrChange w:id="623" w:author="Steven Travers" w:date="2021-07-29T21:27:00Z">
          <w:pPr>
            <w:tabs>
              <w:tab w:val="left" w:pos="810"/>
            </w:tabs>
            <w:spacing w:before="240" w:line="480" w:lineRule="auto"/>
          </w:pPr>
        </w:pPrChange>
      </w:pPr>
      <w:r w:rsidRPr="00AC4581">
        <w:rPr>
          <w:b/>
          <w:bCs/>
          <w:sz w:val="24"/>
          <w:szCs w:val="24"/>
        </w:rPr>
        <w:lastRenderedPageBreak/>
        <w:t>Figure Legends</w:t>
      </w:r>
    </w:p>
    <w:p w14:paraId="3E080F7B" w14:textId="798CA9F4" w:rsidR="00E95E65" w:rsidRDefault="00E95E65" w:rsidP="00903D13">
      <w:pPr>
        <w:tabs>
          <w:tab w:val="left" w:pos="810"/>
        </w:tabs>
        <w:spacing w:line="480" w:lineRule="auto"/>
        <w:rPr>
          <w:ins w:id="624" w:author="Steven Travers" w:date="2021-08-05T15:42:00Z"/>
          <w:sz w:val="24"/>
          <w:szCs w:val="24"/>
        </w:rPr>
      </w:pPr>
      <w:ins w:id="625" w:author="Steven Travers" w:date="2021-07-22T16:35:00Z">
        <w:r>
          <w:rPr>
            <w:sz w:val="24"/>
            <w:szCs w:val="24"/>
          </w:rPr>
          <w:t>Figure 1. Average monthly snowfall and rainfall</w:t>
        </w:r>
      </w:ins>
      <w:ins w:id="626" w:author="Steven Travers" w:date="2021-07-22T16:36:00Z">
        <w:r w:rsidR="00D62E57">
          <w:rPr>
            <w:sz w:val="24"/>
            <w:szCs w:val="24"/>
          </w:rPr>
          <w:t xml:space="preserve"> in Fargo, North Dakota for the years of this study (1942-1961; 2012-2020</w:t>
        </w:r>
      </w:ins>
      <w:ins w:id="627" w:author="Steven Travers" w:date="2021-07-22T16:37:00Z">
        <w:r w:rsidR="00D62E57">
          <w:rPr>
            <w:sz w:val="24"/>
            <w:szCs w:val="24"/>
          </w:rPr>
          <w:t xml:space="preserve">). </w:t>
        </w:r>
      </w:ins>
    </w:p>
    <w:p w14:paraId="2460E510" w14:textId="77777777" w:rsidR="00302937" w:rsidRDefault="00302937" w:rsidP="00903D13">
      <w:pPr>
        <w:tabs>
          <w:tab w:val="left" w:pos="810"/>
        </w:tabs>
        <w:spacing w:line="480" w:lineRule="auto"/>
        <w:rPr>
          <w:ins w:id="628" w:author="Steven Travers" w:date="2021-07-22T16:37:00Z"/>
          <w:sz w:val="24"/>
          <w:szCs w:val="24"/>
        </w:rPr>
      </w:pPr>
    </w:p>
    <w:p w14:paraId="42D50B78" w14:textId="17C0EE0F" w:rsidR="00D62E57" w:rsidRDefault="00C677FE" w:rsidP="00903D13">
      <w:pPr>
        <w:tabs>
          <w:tab w:val="left" w:pos="810"/>
        </w:tabs>
        <w:spacing w:line="480" w:lineRule="auto"/>
        <w:rPr>
          <w:ins w:id="629" w:author="Steven Travers" w:date="2021-07-22T16:35:00Z"/>
          <w:sz w:val="24"/>
          <w:szCs w:val="24"/>
        </w:rPr>
      </w:pPr>
      <w:ins w:id="630" w:author="Steven Travers" w:date="2021-08-05T01:16:00Z">
        <w:r>
          <w:rPr>
            <w:sz w:val="24"/>
            <w:szCs w:val="24"/>
          </w:rPr>
          <w:t xml:space="preserve">Figure 2. </w:t>
        </w:r>
      </w:ins>
      <w:ins w:id="631" w:author="Steven Travers" w:date="2021-08-05T15:38:00Z">
        <w:r w:rsidR="00302937">
          <w:rPr>
            <w:sz w:val="24"/>
            <w:szCs w:val="24"/>
          </w:rPr>
          <w:t>Correlation matrix showing strength of relationships among environmental variables</w:t>
        </w:r>
      </w:ins>
      <w:ins w:id="632" w:author="Steven Travers" w:date="2021-08-05T15:39:00Z">
        <w:r w:rsidR="00302937">
          <w:rPr>
            <w:sz w:val="24"/>
            <w:szCs w:val="24"/>
          </w:rPr>
          <w:t xml:space="preserve">: ST (spring temperature), TSNOW (total snowfall), SP15 (snowpack on </w:t>
        </w:r>
      </w:ins>
      <w:ins w:id="633" w:author="Steven Travers" w:date="2021-08-05T15:41:00Z">
        <w:r w:rsidR="00302937">
          <w:rPr>
            <w:sz w:val="24"/>
            <w:szCs w:val="24"/>
          </w:rPr>
          <w:t>March 15</w:t>
        </w:r>
      </w:ins>
      <w:ins w:id="634" w:author="Steven Travers" w:date="2021-08-05T15:39:00Z">
        <w:r w:rsidR="00302937">
          <w:rPr>
            <w:sz w:val="24"/>
            <w:szCs w:val="24"/>
          </w:rPr>
          <w:t>), DOBG (date of first bare ground)</w:t>
        </w:r>
      </w:ins>
      <w:ins w:id="635" w:author="Steven Travers" w:date="2021-08-05T15:41:00Z">
        <w:r w:rsidR="00302937">
          <w:rPr>
            <w:sz w:val="24"/>
            <w:szCs w:val="24"/>
          </w:rPr>
          <w:t xml:space="preserve">. The magnitude of the correlation coefficient is proportional to the size of the circle; red indicates a negative relationship and blue indicates a positive relationship. </w:t>
        </w:r>
      </w:ins>
    </w:p>
    <w:p w14:paraId="687F77A0" w14:textId="77777777" w:rsidR="00302937" w:rsidRDefault="00302937" w:rsidP="00D36B63">
      <w:pPr>
        <w:tabs>
          <w:tab w:val="left" w:pos="810"/>
        </w:tabs>
        <w:spacing w:line="480" w:lineRule="auto"/>
        <w:rPr>
          <w:ins w:id="636" w:author="Steven Travers" w:date="2021-08-05T15:42:00Z"/>
          <w:sz w:val="24"/>
          <w:szCs w:val="24"/>
        </w:rPr>
      </w:pPr>
    </w:p>
    <w:p w14:paraId="688B10DE" w14:textId="7451282F" w:rsidR="00D36B63" w:rsidRDefault="00D36B63" w:rsidP="00D36B63">
      <w:pPr>
        <w:tabs>
          <w:tab w:val="left" w:pos="810"/>
        </w:tabs>
        <w:spacing w:line="480" w:lineRule="auto"/>
        <w:rPr>
          <w:ins w:id="637" w:author="Steven Travers" w:date="2021-08-03T16:55:00Z"/>
          <w:sz w:val="24"/>
          <w:szCs w:val="24"/>
        </w:rPr>
      </w:pPr>
      <w:ins w:id="638" w:author="Steven Travers" w:date="2021-08-03T16:55:00Z">
        <w:r>
          <w:rPr>
            <w:sz w:val="24"/>
            <w:szCs w:val="24"/>
          </w:rPr>
          <w:t xml:space="preserve">Figure </w:t>
        </w:r>
        <w:r w:rsidR="00C677FE">
          <w:rPr>
            <w:sz w:val="24"/>
            <w:szCs w:val="24"/>
          </w:rPr>
          <w:t>3</w:t>
        </w:r>
        <w:r>
          <w:rPr>
            <w:sz w:val="24"/>
            <w:szCs w:val="24"/>
          </w:rPr>
          <w:t>. Full path diagram with ST (spring temperature), TSNOW (total snowfall), SPDX (snowpack on day X), DOBG (date of first bare ground), and FFD (first flowering day) (a) and reduced path diagram excluding DOBG (b). The reduced path diagram was used for the structural equation modeling.</w:t>
        </w:r>
      </w:ins>
    </w:p>
    <w:p w14:paraId="6C062F8C" w14:textId="77777777" w:rsidR="00903D13" w:rsidRDefault="00903D13" w:rsidP="00903D13">
      <w:pPr>
        <w:tabs>
          <w:tab w:val="left" w:pos="810"/>
        </w:tabs>
        <w:spacing w:line="480" w:lineRule="auto"/>
        <w:rPr>
          <w:sz w:val="24"/>
          <w:szCs w:val="24"/>
        </w:rPr>
      </w:pPr>
    </w:p>
    <w:p w14:paraId="445AEE71" w14:textId="4BB31AB5" w:rsidR="00903D13" w:rsidRDefault="00903D13" w:rsidP="00903D13">
      <w:pPr>
        <w:tabs>
          <w:tab w:val="left" w:pos="810"/>
        </w:tabs>
        <w:spacing w:line="480" w:lineRule="auto"/>
        <w:rPr>
          <w:sz w:val="24"/>
          <w:szCs w:val="24"/>
        </w:rPr>
      </w:pPr>
      <w:r w:rsidRPr="00F211FD">
        <w:rPr>
          <w:sz w:val="24"/>
          <w:szCs w:val="24"/>
        </w:rPr>
        <w:t xml:space="preserve">Figure </w:t>
      </w:r>
      <w:ins w:id="639" w:author="Steven Travers" w:date="2021-07-29T21:38:00Z">
        <w:r w:rsidR="00C677FE">
          <w:rPr>
            <w:sz w:val="24"/>
            <w:szCs w:val="24"/>
          </w:rPr>
          <w:t>4</w:t>
        </w:r>
      </w:ins>
      <w:r w:rsidRPr="00F211FD">
        <w:rPr>
          <w:sz w:val="24"/>
          <w:szCs w:val="24"/>
        </w:rPr>
        <w:t xml:space="preserve">. Box plots of the first flowering day (FFD) of </w:t>
      </w:r>
      <w:r>
        <w:rPr>
          <w:sz w:val="24"/>
          <w:szCs w:val="24"/>
        </w:rPr>
        <w:t>19</w:t>
      </w:r>
      <w:r w:rsidRPr="00F211FD">
        <w:rPr>
          <w:sz w:val="24"/>
          <w:szCs w:val="24"/>
        </w:rPr>
        <w:t xml:space="preserve"> plant species from the Bluestem Prairie reserve in </w:t>
      </w:r>
      <w:proofErr w:type="gramStart"/>
      <w:r w:rsidRPr="00F211FD">
        <w:rPr>
          <w:sz w:val="24"/>
          <w:szCs w:val="24"/>
        </w:rPr>
        <w:t>Clay county</w:t>
      </w:r>
      <w:proofErr w:type="gramEnd"/>
      <w:r w:rsidRPr="00F211FD">
        <w:rPr>
          <w:sz w:val="24"/>
          <w:szCs w:val="24"/>
        </w:rPr>
        <w:t xml:space="preserve">, MN. Observations were made between 1942-1961 and 2012-2020.  Box plots indicate distribution quartiles and standard error bars. </w:t>
      </w:r>
    </w:p>
    <w:p w14:paraId="6F7A4422" w14:textId="77777777" w:rsidR="00903D13" w:rsidRDefault="00903D13" w:rsidP="00903D13">
      <w:pPr>
        <w:tabs>
          <w:tab w:val="left" w:pos="810"/>
        </w:tabs>
        <w:spacing w:line="480" w:lineRule="auto"/>
        <w:rPr>
          <w:sz w:val="24"/>
          <w:szCs w:val="24"/>
        </w:rPr>
      </w:pPr>
    </w:p>
    <w:p w14:paraId="11769594" w14:textId="1D0C013F" w:rsidR="00A83DE8" w:rsidRDefault="00A83DE8" w:rsidP="00A83DE8">
      <w:pPr>
        <w:tabs>
          <w:tab w:val="left" w:pos="810"/>
        </w:tabs>
        <w:spacing w:line="480" w:lineRule="auto"/>
        <w:rPr>
          <w:ins w:id="640" w:author="Steven Travers" w:date="2021-08-05T16:52:00Z"/>
          <w:sz w:val="24"/>
          <w:szCs w:val="24"/>
        </w:rPr>
      </w:pPr>
      <w:ins w:id="641" w:author="Steven Travers" w:date="2021-08-03T17:26:00Z">
        <w:r>
          <w:rPr>
            <w:sz w:val="24"/>
            <w:szCs w:val="24"/>
          </w:rPr>
          <w:t xml:space="preserve">Figure </w:t>
        </w:r>
        <w:r w:rsidR="005C48DA">
          <w:rPr>
            <w:sz w:val="24"/>
            <w:szCs w:val="24"/>
          </w:rPr>
          <w:t>5</w:t>
        </w:r>
        <w:r>
          <w:rPr>
            <w:sz w:val="24"/>
            <w:szCs w:val="24"/>
          </w:rPr>
          <w:t>.  Simple linear regressions</w:t>
        </w:r>
        <w:r w:rsidRPr="00283FF5">
          <w:rPr>
            <w:sz w:val="24"/>
            <w:szCs w:val="24"/>
          </w:rPr>
          <w:t xml:space="preserve"> of </w:t>
        </w:r>
        <w:r>
          <w:rPr>
            <w:sz w:val="24"/>
            <w:szCs w:val="24"/>
          </w:rPr>
          <w:t>first flowering day (day of year)</w:t>
        </w:r>
        <w:r w:rsidRPr="00283FF5">
          <w:rPr>
            <w:sz w:val="24"/>
            <w:szCs w:val="24"/>
          </w:rPr>
          <w:t xml:space="preserve"> </w:t>
        </w:r>
        <w:r>
          <w:rPr>
            <w:sz w:val="24"/>
            <w:szCs w:val="24"/>
          </w:rPr>
          <w:t>as a function of</w:t>
        </w:r>
        <w:r w:rsidRPr="00283FF5">
          <w:rPr>
            <w:sz w:val="24"/>
            <w:szCs w:val="24"/>
          </w:rPr>
          <w:t xml:space="preserve"> </w:t>
        </w:r>
        <w:proofErr w:type="gramStart"/>
        <w:r>
          <w:rPr>
            <w:sz w:val="24"/>
            <w:szCs w:val="24"/>
          </w:rPr>
          <w:t>snow pack</w:t>
        </w:r>
        <w:proofErr w:type="gramEnd"/>
        <w:r>
          <w:rPr>
            <w:sz w:val="24"/>
            <w:szCs w:val="24"/>
          </w:rPr>
          <w:t xml:space="preserve"> on day X (cm)</w:t>
        </w:r>
        <w:r w:rsidRPr="00283FF5">
          <w:rPr>
            <w:sz w:val="24"/>
            <w:szCs w:val="24"/>
          </w:rPr>
          <w:t xml:space="preserve"> for each species</w:t>
        </w:r>
        <w:r>
          <w:rPr>
            <w:sz w:val="24"/>
            <w:szCs w:val="24"/>
          </w:rPr>
          <w:t xml:space="preserve"> with best-fit lines based on least-square estimates. Results </w:t>
        </w:r>
        <w:r>
          <w:rPr>
            <w:sz w:val="24"/>
            <w:szCs w:val="24"/>
          </w:rPr>
          <w:lastRenderedPageBreak/>
          <w:t xml:space="preserve">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ins>
    </w:p>
    <w:p w14:paraId="32AF1FED" w14:textId="77777777" w:rsidR="005C48DA" w:rsidRDefault="005C48DA" w:rsidP="005C48DA">
      <w:pPr>
        <w:tabs>
          <w:tab w:val="left" w:pos="810"/>
        </w:tabs>
        <w:spacing w:line="480" w:lineRule="auto"/>
        <w:rPr>
          <w:ins w:id="642" w:author="Steven Travers" w:date="2021-08-05T16:52:00Z"/>
          <w:sz w:val="24"/>
          <w:szCs w:val="24"/>
        </w:rPr>
      </w:pPr>
      <w:ins w:id="643" w:author="Steven Travers" w:date="2021-08-05T16:52:00Z">
        <w:r>
          <w:rPr>
            <w:sz w:val="24"/>
            <w:szCs w:val="24"/>
          </w:rPr>
          <w:t>Figure 6.</w:t>
        </w:r>
        <w:r w:rsidRPr="00F211FD">
          <w:rPr>
            <w:sz w:val="24"/>
            <w:szCs w:val="24"/>
          </w:rPr>
          <w:t xml:space="preserve"> </w:t>
        </w:r>
        <w:r w:rsidRPr="00283FF5">
          <w:rPr>
            <w:sz w:val="24"/>
            <w:szCs w:val="24"/>
          </w:rPr>
          <w:t>Path diagrams with</w:t>
        </w:r>
        <w:r>
          <w:rPr>
            <w:sz w:val="24"/>
            <w:szCs w:val="24"/>
          </w:rPr>
          <w:t xml:space="preserve"> standardized regression coefficient </w:t>
        </w:r>
        <w:r w:rsidRPr="00283FF5">
          <w:rPr>
            <w:sz w:val="24"/>
            <w:szCs w:val="24"/>
          </w:rPr>
          <w:t>estimates labeled. Number of asterisks indicate level of significance for p-value: *p ≤ 0.05, **p ≤ 0.01, ***p ≤ 0.001.</w:t>
        </w:r>
      </w:ins>
    </w:p>
    <w:p w14:paraId="7A6593A9" w14:textId="77777777" w:rsidR="005C48DA" w:rsidRDefault="005C48DA" w:rsidP="00A83DE8">
      <w:pPr>
        <w:tabs>
          <w:tab w:val="left" w:pos="810"/>
        </w:tabs>
        <w:spacing w:line="480" w:lineRule="auto"/>
        <w:rPr>
          <w:ins w:id="644" w:author="Steven Travers" w:date="2021-08-03T17:26:00Z"/>
          <w:sz w:val="24"/>
          <w:szCs w:val="24"/>
        </w:rPr>
      </w:pPr>
    </w:p>
    <w:p w14:paraId="249B363D" w14:textId="0B60B7BD" w:rsidR="00903D13" w:rsidRDefault="00903D13" w:rsidP="00903D13">
      <w:pPr>
        <w:tabs>
          <w:tab w:val="left" w:pos="810"/>
        </w:tabs>
        <w:spacing w:line="480" w:lineRule="auto"/>
        <w:rPr>
          <w:ins w:id="645" w:author="Steven Travers" w:date="2021-08-03T17:25:00Z"/>
          <w:sz w:val="24"/>
          <w:szCs w:val="24"/>
        </w:rPr>
      </w:pPr>
    </w:p>
    <w:p w14:paraId="18758735" w14:textId="77777777" w:rsidR="00A83DE8" w:rsidRDefault="00A83DE8" w:rsidP="00903D13">
      <w:pPr>
        <w:tabs>
          <w:tab w:val="left" w:pos="810"/>
        </w:tabs>
        <w:spacing w:line="480" w:lineRule="auto"/>
        <w:rPr>
          <w:sz w:val="24"/>
          <w:szCs w:val="24"/>
        </w:rPr>
      </w:pPr>
    </w:p>
    <w:p w14:paraId="5C09F158" w14:textId="77777777" w:rsidR="003033E4" w:rsidRPr="003033E4" w:rsidRDefault="003033E4" w:rsidP="00B164BA">
      <w:pPr>
        <w:rPr>
          <w:b/>
          <w:bCs/>
          <w:sz w:val="24"/>
          <w:szCs w:val="24"/>
        </w:rPr>
      </w:pPr>
    </w:p>
    <w:p w14:paraId="22EF649E" w14:textId="77777777" w:rsidR="00903D13" w:rsidRDefault="00903D13" w:rsidP="00B164BA">
      <w:pPr>
        <w:rPr>
          <w:b/>
          <w:bCs/>
          <w:sz w:val="24"/>
          <w:szCs w:val="24"/>
        </w:rPr>
      </w:pPr>
    </w:p>
    <w:p w14:paraId="29AD2AA7" w14:textId="77777777" w:rsidR="00903D13" w:rsidRDefault="00903D13" w:rsidP="00B164BA">
      <w:pPr>
        <w:rPr>
          <w:b/>
          <w:bCs/>
          <w:sz w:val="24"/>
          <w:szCs w:val="24"/>
        </w:rPr>
      </w:pPr>
    </w:p>
    <w:p w14:paraId="5E45BE4C" w14:textId="77777777" w:rsidR="00B64E47" w:rsidRDefault="00B64E47" w:rsidP="00B164BA">
      <w:pPr>
        <w:rPr>
          <w:ins w:id="646" w:author="Steven Travers" w:date="2021-07-22T16:40:00Z"/>
          <w:b/>
          <w:bCs/>
          <w:sz w:val="24"/>
          <w:szCs w:val="24"/>
        </w:rPr>
        <w:sectPr w:rsidR="00B64E47" w:rsidSect="00925516">
          <w:footerReference w:type="default" r:id="rId10"/>
          <w:pgSz w:w="12240" w:h="15840"/>
          <w:pgMar w:top="1440" w:right="1440" w:bottom="1440" w:left="1440" w:header="720" w:footer="720" w:gutter="0"/>
          <w:lnNumType w:countBy="1" w:restart="continuous"/>
          <w:cols w:space="720"/>
          <w:docGrid w:linePitch="360"/>
          <w:sectPrChange w:id="647" w:author="Steven Travers" w:date="2021-08-03T17:37:00Z">
            <w:sectPr w:rsidR="00B64E47" w:rsidSect="00925516">
              <w:pgMar w:top="1440" w:right="1440" w:bottom="1440" w:left="1440" w:header="720" w:footer="720" w:gutter="0"/>
              <w:lnNumType w:countBy="0" w:restart="newPage"/>
            </w:sectPr>
          </w:sectPrChange>
        </w:sectPr>
      </w:pPr>
    </w:p>
    <w:p w14:paraId="74057BF6" w14:textId="678D1DC0" w:rsidR="00903D13" w:rsidRDefault="00B64E47">
      <w:pPr>
        <w:jc w:val="center"/>
        <w:rPr>
          <w:ins w:id="648" w:author="Steven Travers" w:date="2021-07-22T16:40:00Z"/>
          <w:b/>
          <w:bCs/>
          <w:sz w:val="24"/>
          <w:szCs w:val="24"/>
        </w:rPr>
        <w:pPrChange w:id="649" w:author="Steven Travers" w:date="2021-07-22T16:42:00Z">
          <w:pPr/>
        </w:pPrChange>
      </w:pPr>
      <w:ins w:id="650" w:author="Steven Travers" w:date="2021-07-22T16:41:00Z">
        <w:r>
          <w:rPr>
            <w:b/>
            <w:bCs/>
            <w:noProof/>
            <w:sz w:val="24"/>
            <w:szCs w:val="24"/>
          </w:rPr>
          <w:lastRenderedPageBreak/>
          <w:drawing>
            <wp:inline distT="0" distB="0" distL="0" distR="0" wp14:anchorId="2BBB40F1" wp14:editId="59D7A516">
              <wp:extent cx="6546850" cy="57990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JPG"/>
                      <pic:cNvPicPr/>
                    </pic:nvPicPr>
                    <pic:blipFill rotWithShape="1">
                      <a:blip r:embed="rId11">
                        <a:extLst>
                          <a:ext uri="{28A0092B-C50C-407E-A947-70E740481C1C}">
                            <a14:useLocalDpi xmlns:a14="http://schemas.microsoft.com/office/drawing/2010/main" val="0"/>
                          </a:ext>
                        </a:extLst>
                      </a:blip>
                      <a:srcRect l="13657" r="22840"/>
                      <a:stretch/>
                    </pic:blipFill>
                    <pic:spPr bwMode="auto">
                      <a:xfrm>
                        <a:off x="0" y="0"/>
                        <a:ext cx="6552545" cy="5804137"/>
                      </a:xfrm>
                      <a:prstGeom prst="rect">
                        <a:avLst/>
                      </a:prstGeom>
                      <a:ln>
                        <a:noFill/>
                      </a:ln>
                      <a:extLst>
                        <a:ext uri="{53640926-AAD7-44D8-BBD7-CCE9431645EC}">
                          <a14:shadowObscured xmlns:a14="http://schemas.microsoft.com/office/drawing/2010/main"/>
                        </a:ext>
                      </a:extLst>
                    </pic:spPr>
                  </pic:pic>
                </a:graphicData>
              </a:graphic>
            </wp:inline>
          </w:drawing>
        </w:r>
      </w:ins>
      <w:ins w:id="651" w:author="Steven Travers" w:date="2021-07-22T16:40:00Z">
        <w:r>
          <w:rPr>
            <w:b/>
            <w:bCs/>
            <w:sz w:val="24"/>
            <w:szCs w:val="24"/>
          </w:rPr>
          <w:br w:type="page"/>
        </w:r>
      </w:ins>
    </w:p>
    <w:p w14:paraId="62205F5C" w14:textId="76724CAF" w:rsidR="00B64E47" w:rsidRDefault="00B64E47" w:rsidP="00B164BA">
      <w:pPr>
        <w:rPr>
          <w:ins w:id="652" w:author="Steven Travers" w:date="2021-07-22T16:43:00Z"/>
          <w:b/>
          <w:bCs/>
          <w:sz w:val="24"/>
          <w:szCs w:val="24"/>
        </w:rPr>
        <w:sectPr w:rsidR="00B64E47" w:rsidSect="00B64E47">
          <w:pgSz w:w="15840" w:h="12240" w:orient="landscape"/>
          <w:pgMar w:top="1440" w:right="1440" w:bottom="1440" w:left="1440" w:header="720" w:footer="720" w:gutter="0"/>
          <w:cols w:space="720"/>
          <w:docGrid w:linePitch="360"/>
        </w:sectPr>
      </w:pPr>
    </w:p>
    <w:p w14:paraId="34C56A9A" w14:textId="77777777" w:rsidR="00061EB1" w:rsidRDefault="00061EB1">
      <w:pPr>
        <w:rPr>
          <w:ins w:id="653" w:author="Steven Travers" w:date="2021-08-05T01:19:00Z"/>
          <w:b/>
          <w:bCs/>
          <w:sz w:val="24"/>
          <w:szCs w:val="24"/>
        </w:rPr>
      </w:pPr>
      <w:ins w:id="654" w:author="Steven Travers" w:date="2021-08-05T01:17:00Z">
        <w:r>
          <w:rPr>
            <w:b/>
            <w:bCs/>
            <w:noProof/>
            <w:sz w:val="24"/>
            <w:szCs w:val="24"/>
          </w:rPr>
          <w:lastRenderedPageBreak/>
          <w:drawing>
            <wp:inline distT="0" distB="0" distL="0" distR="0" wp14:anchorId="4092E5C2" wp14:editId="1FAE6143">
              <wp:extent cx="5943600" cy="3678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RPLOT3.b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ins>
    </w:p>
    <w:p w14:paraId="6C2F1165" w14:textId="44B0F177" w:rsidR="00061EB1" w:rsidRDefault="00061EB1">
      <w:pPr>
        <w:rPr>
          <w:ins w:id="655" w:author="Steven Travers" w:date="2021-08-05T01:17:00Z"/>
          <w:b/>
          <w:bCs/>
          <w:sz w:val="24"/>
          <w:szCs w:val="24"/>
        </w:rPr>
      </w:pPr>
      <w:ins w:id="656" w:author="Steven Travers" w:date="2021-08-05T01:19:00Z">
        <w:r>
          <w:rPr>
            <w:b/>
            <w:bCs/>
            <w:sz w:val="24"/>
            <w:szCs w:val="24"/>
          </w:rPr>
          <w:t>Figure 2.</w:t>
        </w:r>
      </w:ins>
      <w:ins w:id="657" w:author="Steven Travers" w:date="2021-08-05T01:17:00Z">
        <w:r>
          <w:rPr>
            <w:b/>
            <w:bCs/>
            <w:sz w:val="24"/>
            <w:szCs w:val="24"/>
          </w:rPr>
          <w:br w:type="page"/>
        </w:r>
      </w:ins>
    </w:p>
    <w:p w14:paraId="7A47F254" w14:textId="77777777" w:rsidR="00B64E47" w:rsidRDefault="00B64E47" w:rsidP="00B164BA">
      <w:pPr>
        <w:rPr>
          <w:b/>
          <w:bCs/>
          <w:sz w:val="24"/>
          <w:szCs w:val="24"/>
        </w:rPr>
      </w:pPr>
    </w:p>
    <w:p w14:paraId="38114EB8" w14:textId="77777777" w:rsidR="00D36B63" w:rsidRDefault="00D36B63" w:rsidP="00D36B63">
      <w:pPr>
        <w:rPr>
          <w:ins w:id="658" w:author="Steven Travers" w:date="2021-08-03T16:57:00Z"/>
        </w:rPr>
      </w:pPr>
      <w:ins w:id="659" w:author="Steven Travers" w:date="2021-08-03T16:57:00Z">
        <w:r>
          <w:rPr>
            <w:noProof/>
          </w:rPr>
          <w:drawing>
            <wp:inline distT="0" distB="0" distL="0" distR="0" wp14:anchorId="7344B0B2" wp14:editId="2D3BA004">
              <wp:extent cx="2617839" cy="3526790"/>
              <wp:effectExtent l="19050" t="19050" r="11430" b="165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3">
                        <a:extLst>
                          <a:ext uri="{28A0092B-C50C-407E-A947-70E740481C1C}">
                            <a14:useLocalDpi xmlns:a14="http://schemas.microsoft.com/office/drawing/2010/main" val="0"/>
                          </a:ext>
                        </a:extLst>
                      </a:blip>
                      <a:srcRect l="27850" r="28089"/>
                      <a:stretch/>
                    </pic:blipFill>
                    <pic:spPr bwMode="auto">
                      <a:xfrm>
                        <a:off x="0" y="0"/>
                        <a:ext cx="2618782" cy="35280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63767CF6" wp14:editId="53A4DC75">
              <wp:extent cx="2717376" cy="3526916"/>
              <wp:effectExtent l="19050" t="19050" r="26035" b="165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extLst>
                          <a:ext uri="{28A0092B-C50C-407E-A947-70E740481C1C}">
                            <a14:useLocalDpi xmlns:a14="http://schemas.microsoft.com/office/drawing/2010/main" val="0"/>
                          </a:ext>
                        </a:extLst>
                      </a:blip>
                      <a:srcRect l="28352" r="25914"/>
                      <a:stretch/>
                    </pic:blipFill>
                    <pic:spPr bwMode="auto">
                      <a:xfrm>
                        <a:off x="0" y="0"/>
                        <a:ext cx="2718258" cy="35280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ins>
    </w:p>
    <w:p w14:paraId="0B05A983" w14:textId="35A57286" w:rsidR="00D36B63" w:rsidRPr="00560D7E" w:rsidRDefault="00D36B63" w:rsidP="00D36B63">
      <w:pPr>
        <w:rPr>
          <w:ins w:id="660" w:author="Steven Travers" w:date="2021-08-03T16:57:00Z"/>
          <w:sz w:val="24"/>
          <w:szCs w:val="24"/>
        </w:rPr>
      </w:pPr>
      <w:ins w:id="661" w:author="Steven Travers" w:date="2021-08-03T16:57:00Z">
        <w:r>
          <w:rPr>
            <w:sz w:val="24"/>
            <w:szCs w:val="24"/>
          </w:rPr>
          <w:t xml:space="preserve">Figure </w:t>
        </w:r>
        <w:r w:rsidR="00061EB1">
          <w:rPr>
            <w:sz w:val="24"/>
            <w:szCs w:val="24"/>
          </w:rPr>
          <w:t>3</w:t>
        </w:r>
        <w:r>
          <w:rPr>
            <w:sz w:val="24"/>
            <w:szCs w:val="24"/>
          </w:rPr>
          <w:t>.</w:t>
        </w:r>
      </w:ins>
    </w:p>
    <w:p w14:paraId="7302C676" w14:textId="77777777" w:rsidR="003033E4" w:rsidRDefault="003033E4">
      <w:pPr>
        <w:sectPr w:rsidR="003033E4" w:rsidSect="00B64E47">
          <w:type w:val="nextPage"/>
          <w:pgSz w:w="12240" w:h="15840"/>
          <w:pgMar w:top="1440" w:right="1440" w:bottom="1440" w:left="1440" w:header="720" w:footer="720" w:gutter="0"/>
          <w:cols w:space="720"/>
          <w:docGrid w:linePitch="360"/>
          <w:sectPrChange w:id="662" w:author="Steven Travers" w:date="2021-07-22T16:43:00Z">
            <w:sectPr w:rsidR="003033E4" w:rsidSect="00B64E47">
              <w:type w:val="continuous"/>
              <w:pgMar w:top="1440" w:right="1440" w:bottom="1440" w:left="1440" w:header="720" w:footer="720" w:gutter="0"/>
            </w:sectPr>
          </w:sectPrChange>
        </w:sectPr>
      </w:pPr>
    </w:p>
    <w:p w14:paraId="5F950A88" w14:textId="0247BCA0" w:rsidR="003033E4" w:rsidRDefault="00927452" w:rsidP="00B164BA">
      <w:pPr>
        <w:rPr>
          <w:sz w:val="24"/>
          <w:szCs w:val="24"/>
        </w:rPr>
      </w:pPr>
      <w:ins w:id="663" w:author="Steven Travers" w:date="2021-07-29T16:48:00Z">
        <w:r>
          <w:rPr>
            <w:noProof/>
            <w:sz w:val="24"/>
            <w:szCs w:val="24"/>
          </w:rPr>
          <w:lastRenderedPageBreak/>
          <w:drawing>
            <wp:inline distT="0" distB="0" distL="0" distR="0" wp14:anchorId="5FA89882" wp14:editId="29D1D8FA">
              <wp:extent cx="8072735" cy="49339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JPG"/>
                      <pic:cNvPicPr/>
                    </pic:nvPicPr>
                    <pic:blipFill rotWithShape="1">
                      <a:blip r:embed="rId15">
                        <a:extLst>
                          <a:ext uri="{28A0092B-C50C-407E-A947-70E740481C1C}">
                            <a14:useLocalDpi xmlns:a14="http://schemas.microsoft.com/office/drawing/2010/main" val="0"/>
                          </a:ext>
                        </a:extLst>
                      </a:blip>
                      <a:srcRect l="3240" t="5967" r="11921" b="1852"/>
                      <a:stretch/>
                    </pic:blipFill>
                    <pic:spPr bwMode="auto">
                      <a:xfrm>
                        <a:off x="0" y="0"/>
                        <a:ext cx="8079704" cy="4938209"/>
                      </a:xfrm>
                      <a:prstGeom prst="rect">
                        <a:avLst/>
                      </a:prstGeom>
                      <a:ln>
                        <a:noFill/>
                      </a:ln>
                      <a:extLst>
                        <a:ext uri="{53640926-AAD7-44D8-BBD7-CCE9431645EC}">
                          <a14:shadowObscured xmlns:a14="http://schemas.microsoft.com/office/drawing/2010/main"/>
                        </a:ext>
                      </a:extLst>
                    </pic:spPr>
                  </pic:pic>
                </a:graphicData>
              </a:graphic>
            </wp:inline>
          </w:drawing>
        </w:r>
      </w:ins>
    </w:p>
    <w:p w14:paraId="73C1FCCA" w14:textId="77777777" w:rsidR="003033E4" w:rsidRDefault="003033E4" w:rsidP="00B164BA">
      <w:pPr>
        <w:rPr>
          <w:sz w:val="24"/>
          <w:szCs w:val="24"/>
        </w:rPr>
      </w:pPr>
    </w:p>
    <w:p w14:paraId="1628D1B0" w14:textId="7A5EABB5" w:rsidR="003033E4" w:rsidRDefault="003033E4" w:rsidP="00B164BA">
      <w:pPr>
        <w:rPr>
          <w:sz w:val="24"/>
          <w:szCs w:val="24"/>
        </w:rPr>
        <w:sectPr w:rsidR="003033E4" w:rsidSect="003033E4">
          <w:pgSz w:w="15840" w:h="12240" w:orient="landscape"/>
          <w:pgMar w:top="1440" w:right="1440" w:bottom="1440" w:left="1440" w:header="720" w:footer="720" w:gutter="0"/>
          <w:cols w:space="720"/>
          <w:docGrid w:linePitch="360"/>
        </w:sectPr>
      </w:pPr>
      <w:r>
        <w:rPr>
          <w:sz w:val="24"/>
          <w:szCs w:val="24"/>
        </w:rPr>
        <w:t xml:space="preserve">Figure </w:t>
      </w:r>
      <w:ins w:id="664" w:author="Steven Travers" w:date="2021-07-29T21:33:00Z">
        <w:r w:rsidR="00061EB1">
          <w:rPr>
            <w:sz w:val="24"/>
            <w:szCs w:val="24"/>
          </w:rPr>
          <w:t>4</w:t>
        </w:r>
      </w:ins>
      <w:r>
        <w:rPr>
          <w:sz w:val="24"/>
          <w:szCs w:val="24"/>
        </w:rPr>
        <w:t>.</w:t>
      </w:r>
    </w:p>
    <w:p w14:paraId="270823ED" w14:textId="77777777" w:rsidR="003033E4" w:rsidRDefault="003033E4"/>
    <w:p w14:paraId="0126579E" w14:textId="69248724" w:rsidR="00A83DE8" w:rsidRDefault="00A83DE8" w:rsidP="00B164BA">
      <w:pPr>
        <w:spacing w:line="480" w:lineRule="auto"/>
        <w:rPr>
          <w:ins w:id="665" w:author="Steven Travers" w:date="2021-08-03T17:25:00Z"/>
          <w:sz w:val="24"/>
          <w:szCs w:val="24"/>
        </w:rPr>
      </w:pPr>
      <w:ins w:id="666" w:author="Steven Travers" w:date="2021-08-03T17:24:00Z">
        <w:r>
          <w:rPr>
            <w:noProof/>
            <w:sz w:val="24"/>
            <w:szCs w:val="24"/>
          </w:rPr>
          <w:drawing>
            <wp:inline distT="0" distB="0" distL="0" distR="0" wp14:anchorId="3C737F71" wp14:editId="09ABB56F">
              <wp:extent cx="5185610" cy="7368540"/>
              <wp:effectExtent l="0" t="0" r="0" b="3810"/>
              <wp:docPr id="12" name="Picture 1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87101" cy="7370659"/>
                      </a:xfrm>
                      <a:prstGeom prst="rect">
                        <a:avLst/>
                      </a:prstGeom>
                    </pic:spPr>
                  </pic:pic>
                </a:graphicData>
              </a:graphic>
            </wp:inline>
          </w:drawing>
        </w:r>
      </w:ins>
    </w:p>
    <w:p w14:paraId="3961633E" w14:textId="269B4711" w:rsidR="00A83DE8" w:rsidRDefault="00A83DE8" w:rsidP="00B164BA">
      <w:pPr>
        <w:spacing w:line="480" w:lineRule="auto"/>
        <w:rPr>
          <w:ins w:id="667" w:author="Steven Travers" w:date="2021-08-03T17:24:00Z"/>
          <w:sz w:val="24"/>
          <w:szCs w:val="24"/>
        </w:rPr>
      </w:pPr>
      <w:ins w:id="668" w:author="Steven Travers" w:date="2021-08-03T17:25:00Z">
        <w:r>
          <w:rPr>
            <w:sz w:val="24"/>
            <w:szCs w:val="24"/>
          </w:rPr>
          <w:t>F</w:t>
        </w:r>
        <w:r w:rsidR="00BB742C">
          <w:rPr>
            <w:sz w:val="24"/>
            <w:szCs w:val="24"/>
          </w:rPr>
          <w:t>igure 5</w:t>
        </w:r>
        <w:r>
          <w:rPr>
            <w:sz w:val="24"/>
            <w:szCs w:val="24"/>
          </w:rPr>
          <w:t>.</w:t>
        </w:r>
      </w:ins>
    </w:p>
    <w:p w14:paraId="72A9B1C6" w14:textId="77777777" w:rsidR="005C48DA" w:rsidRDefault="005C48DA" w:rsidP="005C48DA">
      <w:pPr>
        <w:jc w:val="center"/>
        <w:rPr>
          <w:ins w:id="669" w:author="Steven Travers" w:date="2021-08-05T16:53:00Z"/>
          <w:sz w:val="24"/>
          <w:szCs w:val="24"/>
        </w:rPr>
      </w:pPr>
      <w:ins w:id="670" w:author="Steven Travers" w:date="2021-08-05T16:53:00Z">
        <w:r>
          <w:rPr>
            <w:noProof/>
            <w:sz w:val="24"/>
            <w:szCs w:val="24"/>
          </w:rPr>
          <w:lastRenderedPageBreak/>
          <w:drawing>
            <wp:inline distT="0" distB="0" distL="0" distR="0" wp14:anchorId="2ACFF873" wp14:editId="077B0FF3">
              <wp:extent cx="5476208" cy="7559040"/>
              <wp:effectExtent l="0" t="0" r="0" b="381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1295" cy="7566061"/>
                      </a:xfrm>
                      <a:prstGeom prst="rect">
                        <a:avLst/>
                      </a:prstGeom>
                    </pic:spPr>
                  </pic:pic>
                </a:graphicData>
              </a:graphic>
            </wp:inline>
          </w:drawing>
        </w:r>
      </w:ins>
    </w:p>
    <w:p w14:paraId="340E54F5" w14:textId="7E7122BF" w:rsidR="003033E4" w:rsidDel="00BB742C" w:rsidRDefault="005C48DA">
      <w:pPr>
        <w:rPr>
          <w:del w:id="671" w:author="Steven Travers" w:date="2021-08-05T16:55:00Z"/>
          <w:sz w:val="24"/>
          <w:szCs w:val="24"/>
        </w:rPr>
        <w:pPrChange w:id="672" w:author="Steven Travers" w:date="2021-08-05T16:55:00Z">
          <w:pPr>
            <w:spacing w:line="480" w:lineRule="auto"/>
          </w:pPr>
        </w:pPrChange>
      </w:pPr>
      <w:ins w:id="673" w:author="Steven Travers" w:date="2021-08-05T16:53:00Z">
        <w:r>
          <w:rPr>
            <w:sz w:val="24"/>
            <w:szCs w:val="24"/>
          </w:rPr>
          <w:t>Figure 6.</w:t>
        </w:r>
      </w:ins>
    </w:p>
    <w:p w14:paraId="047BABF8" w14:textId="55E009E8" w:rsidR="005C4CDF" w:rsidRDefault="005C4CDF" w:rsidP="003033E4">
      <w:pPr>
        <w:spacing w:line="480" w:lineRule="auto"/>
      </w:pPr>
    </w:p>
    <w:sectPr w:rsidR="005C4CDF" w:rsidSect="003033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C3E22" w14:textId="77777777" w:rsidR="00830541" w:rsidRDefault="00830541" w:rsidP="005C4CDF">
      <w:pPr>
        <w:spacing w:after="0" w:line="240" w:lineRule="auto"/>
      </w:pPr>
      <w:r>
        <w:separator/>
      </w:r>
    </w:p>
  </w:endnote>
  <w:endnote w:type="continuationSeparator" w:id="0">
    <w:p w14:paraId="730EF88C" w14:textId="77777777" w:rsidR="00830541" w:rsidRDefault="00830541" w:rsidP="005C4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MS Gothic"/>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687100"/>
      <w:docPartObj>
        <w:docPartGallery w:val="Page Numbers (Bottom of Page)"/>
        <w:docPartUnique/>
      </w:docPartObj>
    </w:sdtPr>
    <w:sdtEndPr>
      <w:rPr>
        <w:noProof/>
      </w:rPr>
    </w:sdtEndPr>
    <w:sdtContent>
      <w:p w14:paraId="06D288F1" w14:textId="7616E314" w:rsidR="00B164BA" w:rsidRDefault="00B164BA">
        <w:pPr>
          <w:pStyle w:val="Footer"/>
          <w:jc w:val="center"/>
        </w:pPr>
        <w:r>
          <w:fldChar w:fldCharType="begin"/>
        </w:r>
        <w:r>
          <w:instrText xml:space="preserve"> PAGE   \* MERGEFORMAT </w:instrText>
        </w:r>
        <w:r>
          <w:fldChar w:fldCharType="separate"/>
        </w:r>
        <w:r w:rsidR="005E2BB2">
          <w:rPr>
            <w:noProof/>
          </w:rPr>
          <w:t>11</w:t>
        </w:r>
        <w:r>
          <w:rPr>
            <w:noProof/>
          </w:rPr>
          <w:fldChar w:fldCharType="end"/>
        </w:r>
      </w:p>
    </w:sdtContent>
  </w:sdt>
  <w:p w14:paraId="22B78C5F" w14:textId="77777777" w:rsidR="00B164BA" w:rsidRDefault="00B16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40AC1" w14:textId="77777777" w:rsidR="00830541" w:rsidRDefault="00830541" w:rsidP="005C4CDF">
      <w:pPr>
        <w:spacing w:after="0" w:line="240" w:lineRule="auto"/>
      </w:pPr>
      <w:r>
        <w:separator/>
      </w:r>
    </w:p>
  </w:footnote>
  <w:footnote w:type="continuationSeparator" w:id="0">
    <w:p w14:paraId="51353C3E" w14:textId="77777777" w:rsidR="00830541" w:rsidRDefault="00830541" w:rsidP="005C4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 Travers">
    <w15:presenceInfo w15:providerId="AD" w15:userId="S-1-5-21-145012770-2172889430-2296263792-14625"/>
  </w15:person>
  <w15:person w15:author="Emma Chandler">
    <w15:presenceInfo w15:providerId="Windows Live" w15:userId="2739e033379748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Harvard Author Year (Hull)&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374BBB"/>
    <w:rsid w:val="00054CB4"/>
    <w:rsid w:val="00061EB1"/>
    <w:rsid w:val="000651D1"/>
    <w:rsid w:val="000A2941"/>
    <w:rsid w:val="000F37C6"/>
    <w:rsid w:val="000F58B0"/>
    <w:rsid w:val="000F5EA2"/>
    <w:rsid w:val="00104632"/>
    <w:rsid w:val="00186253"/>
    <w:rsid w:val="0018670A"/>
    <w:rsid w:val="001C1E5F"/>
    <w:rsid w:val="001C41DB"/>
    <w:rsid w:val="001E7A56"/>
    <w:rsid w:val="001F01DE"/>
    <w:rsid w:val="00204529"/>
    <w:rsid w:val="00226C0D"/>
    <w:rsid w:val="00280E29"/>
    <w:rsid w:val="002879A7"/>
    <w:rsid w:val="00294F1D"/>
    <w:rsid w:val="002A3447"/>
    <w:rsid w:val="002F1762"/>
    <w:rsid w:val="002F3BA7"/>
    <w:rsid w:val="002F6996"/>
    <w:rsid w:val="002F6C7D"/>
    <w:rsid w:val="00302937"/>
    <w:rsid w:val="003033E4"/>
    <w:rsid w:val="00331D19"/>
    <w:rsid w:val="003328A9"/>
    <w:rsid w:val="00374BBB"/>
    <w:rsid w:val="003A13F9"/>
    <w:rsid w:val="003A1494"/>
    <w:rsid w:val="003D48E2"/>
    <w:rsid w:val="003E3416"/>
    <w:rsid w:val="00403916"/>
    <w:rsid w:val="00467A63"/>
    <w:rsid w:val="00477F1C"/>
    <w:rsid w:val="0048680F"/>
    <w:rsid w:val="0048784F"/>
    <w:rsid w:val="00492F1C"/>
    <w:rsid w:val="004B1C48"/>
    <w:rsid w:val="004C6E0C"/>
    <w:rsid w:val="00517DE8"/>
    <w:rsid w:val="00535206"/>
    <w:rsid w:val="00550FED"/>
    <w:rsid w:val="005724EC"/>
    <w:rsid w:val="00573E2D"/>
    <w:rsid w:val="0057623D"/>
    <w:rsid w:val="005A78BC"/>
    <w:rsid w:val="005C48DA"/>
    <w:rsid w:val="005C4CDF"/>
    <w:rsid w:val="005E2BB2"/>
    <w:rsid w:val="00600BB1"/>
    <w:rsid w:val="00623A21"/>
    <w:rsid w:val="00624003"/>
    <w:rsid w:val="006273ED"/>
    <w:rsid w:val="00641254"/>
    <w:rsid w:val="006815CB"/>
    <w:rsid w:val="00711CBF"/>
    <w:rsid w:val="00756A4C"/>
    <w:rsid w:val="007671BB"/>
    <w:rsid w:val="00796A82"/>
    <w:rsid w:val="007A307D"/>
    <w:rsid w:val="007D33B1"/>
    <w:rsid w:val="00805F8D"/>
    <w:rsid w:val="00817B0C"/>
    <w:rsid w:val="00830541"/>
    <w:rsid w:val="0084680B"/>
    <w:rsid w:val="00880F64"/>
    <w:rsid w:val="008A062C"/>
    <w:rsid w:val="008C3334"/>
    <w:rsid w:val="008F532C"/>
    <w:rsid w:val="00903D13"/>
    <w:rsid w:val="00925516"/>
    <w:rsid w:val="00927452"/>
    <w:rsid w:val="00974509"/>
    <w:rsid w:val="009A7B2A"/>
    <w:rsid w:val="009D3B9B"/>
    <w:rsid w:val="009E7CDE"/>
    <w:rsid w:val="009F3938"/>
    <w:rsid w:val="00A06F34"/>
    <w:rsid w:val="00A32A12"/>
    <w:rsid w:val="00A808FC"/>
    <w:rsid w:val="00A83DE8"/>
    <w:rsid w:val="00AA3268"/>
    <w:rsid w:val="00AB7551"/>
    <w:rsid w:val="00AD35FF"/>
    <w:rsid w:val="00AE6C87"/>
    <w:rsid w:val="00B12369"/>
    <w:rsid w:val="00B164BA"/>
    <w:rsid w:val="00B56B24"/>
    <w:rsid w:val="00B64E47"/>
    <w:rsid w:val="00BB742C"/>
    <w:rsid w:val="00C1009E"/>
    <w:rsid w:val="00C27F56"/>
    <w:rsid w:val="00C332C1"/>
    <w:rsid w:val="00C6283D"/>
    <w:rsid w:val="00C66687"/>
    <w:rsid w:val="00C677FE"/>
    <w:rsid w:val="00C92BE9"/>
    <w:rsid w:val="00CC31E7"/>
    <w:rsid w:val="00CE143F"/>
    <w:rsid w:val="00D03B22"/>
    <w:rsid w:val="00D2193D"/>
    <w:rsid w:val="00D36B63"/>
    <w:rsid w:val="00D62E57"/>
    <w:rsid w:val="00DD0D39"/>
    <w:rsid w:val="00DF6F14"/>
    <w:rsid w:val="00DF78EB"/>
    <w:rsid w:val="00E941D5"/>
    <w:rsid w:val="00E95E65"/>
    <w:rsid w:val="00EB34D8"/>
    <w:rsid w:val="00EF77E7"/>
    <w:rsid w:val="00F3151B"/>
    <w:rsid w:val="00F5009E"/>
    <w:rsid w:val="00F645F0"/>
    <w:rsid w:val="00FC1926"/>
    <w:rsid w:val="00FC6099"/>
    <w:rsid w:val="00FD5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AC067"/>
  <w15:chartTrackingRefBased/>
  <w15:docId w15:val="{BB8E13FC-E0A5-42B8-90DA-EF292E3E7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BBB"/>
    <w:rPr>
      <w:rFonts w:ascii="Times New Roman" w:hAnsi="Times New Roman"/>
    </w:rPr>
  </w:style>
  <w:style w:type="paragraph" w:styleId="Heading1">
    <w:name w:val="heading 1"/>
    <w:basedOn w:val="Normal"/>
    <w:next w:val="Normal"/>
    <w:link w:val="Heading1Char"/>
    <w:uiPriority w:val="9"/>
    <w:qFormat/>
    <w:rsid w:val="00374BBB"/>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374BBB"/>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BB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74BBB"/>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374BBB"/>
    <w:rPr>
      <w:color w:val="0563C1" w:themeColor="hyperlink"/>
      <w:u w:val="single"/>
    </w:rPr>
  </w:style>
  <w:style w:type="paragraph" w:styleId="ListParagraph">
    <w:name w:val="List Paragraph"/>
    <w:basedOn w:val="Normal"/>
    <w:uiPriority w:val="34"/>
    <w:qFormat/>
    <w:rsid w:val="00374BBB"/>
    <w:pPr>
      <w:ind w:left="720"/>
      <w:contextualSpacing/>
    </w:pPr>
  </w:style>
  <w:style w:type="paragraph" w:customStyle="1" w:styleId="EndNoteBibliography">
    <w:name w:val="EndNote Bibliography"/>
    <w:basedOn w:val="Normal"/>
    <w:link w:val="EndNoteBibliographyChar"/>
    <w:rsid w:val="00374BBB"/>
    <w:pPr>
      <w:spacing w:line="240" w:lineRule="auto"/>
    </w:pPr>
    <w:rPr>
      <w:rFonts w:cs="Times New Roman"/>
      <w:noProof/>
    </w:rPr>
  </w:style>
  <w:style w:type="character" w:customStyle="1" w:styleId="EndNoteBibliographyChar">
    <w:name w:val="EndNote Bibliography Char"/>
    <w:basedOn w:val="DefaultParagraphFont"/>
    <w:link w:val="EndNoteBibliography"/>
    <w:rsid w:val="00374BBB"/>
    <w:rPr>
      <w:rFonts w:ascii="Times New Roman" w:hAnsi="Times New Roman" w:cs="Times New Roman"/>
      <w:noProof/>
    </w:rPr>
  </w:style>
  <w:style w:type="paragraph" w:styleId="Header">
    <w:name w:val="header"/>
    <w:basedOn w:val="Normal"/>
    <w:link w:val="HeaderChar"/>
    <w:uiPriority w:val="99"/>
    <w:unhideWhenUsed/>
    <w:rsid w:val="005C4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CDF"/>
    <w:rPr>
      <w:rFonts w:ascii="Times New Roman" w:hAnsi="Times New Roman"/>
    </w:rPr>
  </w:style>
  <w:style w:type="paragraph" w:styleId="Footer">
    <w:name w:val="footer"/>
    <w:basedOn w:val="Normal"/>
    <w:link w:val="FooterChar"/>
    <w:uiPriority w:val="99"/>
    <w:unhideWhenUsed/>
    <w:rsid w:val="005C4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CDF"/>
    <w:rPr>
      <w:rFonts w:ascii="Times New Roman" w:hAnsi="Times New Roman"/>
    </w:rPr>
  </w:style>
  <w:style w:type="paragraph" w:customStyle="1" w:styleId="EndNoteBibliographyTitle">
    <w:name w:val="EndNote Bibliography Title"/>
    <w:basedOn w:val="Normal"/>
    <w:link w:val="EndNoteBibliographyTitleChar"/>
    <w:rsid w:val="00C1009E"/>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C1009E"/>
    <w:rPr>
      <w:rFonts w:ascii="Times New Roman" w:hAnsi="Times New Roman" w:cs="Times New Roman"/>
      <w:noProof/>
    </w:rPr>
  </w:style>
  <w:style w:type="table" w:styleId="TableGrid">
    <w:name w:val="Table Grid"/>
    <w:basedOn w:val="TableNormal"/>
    <w:uiPriority w:val="39"/>
    <w:rsid w:val="00C10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7D33B1"/>
    <w:rPr>
      <w:color w:val="605E5C"/>
      <w:shd w:val="clear" w:color="auto" w:fill="E1DFDD"/>
    </w:rPr>
  </w:style>
  <w:style w:type="paragraph" w:styleId="BalloonText">
    <w:name w:val="Balloon Text"/>
    <w:basedOn w:val="Normal"/>
    <w:link w:val="BalloonTextChar"/>
    <w:uiPriority w:val="99"/>
    <w:semiHidden/>
    <w:unhideWhenUsed/>
    <w:rsid w:val="00E95E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E65"/>
    <w:rPr>
      <w:rFonts w:ascii="Segoe UI" w:hAnsi="Segoe UI" w:cs="Segoe UI"/>
      <w:sz w:val="18"/>
      <w:szCs w:val="18"/>
    </w:rPr>
  </w:style>
  <w:style w:type="character" w:styleId="LineNumber">
    <w:name w:val="line number"/>
    <w:basedOn w:val="DefaultParagraphFont"/>
    <w:uiPriority w:val="99"/>
    <w:semiHidden/>
    <w:unhideWhenUsed/>
    <w:rsid w:val="003D48E2"/>
  </w:style>
  <w:style w:type="character" w:styleId="CommentReference">
    <w:name w:val="annotation reference"/>
    <w:basedOn w:val="DefaultParagraphFont"/>
    <w:uiPriority w:val="99"/>
    <w:semiHidden/>
    <w:unhideWhenUsed/>
    <w:rsid w:val="00A06F34"/>
    <w:rPr>
      <w:sz w:val="16"/>
      <w:szCs w:val="16"/>
    </w:rPr>
  </w:style>
  <w:style w:type="paragraph" w:styleId="CommentText">
    <w:name w:val="annotation text"/>
    <w:basedOn w:val="Normal"/>
    <w:link w:val="CommentTextChar"/>
    <w:uiPriority w:val="99"/>
    <w:semiHidden/>
    <w:unhideWhenUsed/>
    <w:rsid w:val="00A06F34"/>
    <w:pPr>
      <w:spacing w:line="240" w:lineRule="auto"/>
    </w:pPr>
    <w:rPr>
      <w:sz w:val="20"/>
      <w:szCs w:val="20"/>
    </w:rPr>
  </w:style>
  <w:style w:type="character" w:customStyle="1" w:styleId="CommentTextChar">
    <w:name w:val="Comment Text Char"/>
    <w:basedOn w:val="DefaultParagraphFont"/>
    <w:link w:val="CommentText"/>
    <w:uiPriority w:val="99"/>
    <w:semiHidden/>
    <w:rsid w:val="00A06F34"/>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7933643">
      <w:bodyDiv w:val="1"/>
      <w:marLeft w:val="0"/>
      <w:marRight w:val="0"/>
      <w:marTop w:val="0"/>
      <w:marBottom w:val="0"/>
      <w:divBdr>
        <w:top w:val="none" w:sz="0" w:space="0" w:color="auto"/>
        <w:left w:val="none" w:sz="0" w:space="0" w:color="auto"/>
        <w:bottom w:val="none" w:sz="0" w:space="0" w:color="auto"/>
        <w:right w:val="none" w:sz="0" w:space="0" w:color="auto"/>
      </w:divBdr>
      <w:divsChild>
        <w:div w:id="660504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33D24-D468-4CD0-ADC0-9EA827FDB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27</Pages>
  <Words>9516</Words>
  <Characters>54242</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2</cp:revision>
  <dcterms:created xsi:type="dcterms:W3CDTF">2021-08-11T13:51:00Z</dcterms:created>
  <dcterms:modified xsi:type="dcterms:W3CDTF">2021-08-11T13:51:00Z</dcterms:modified>
</cp:coreProperties>
</file>