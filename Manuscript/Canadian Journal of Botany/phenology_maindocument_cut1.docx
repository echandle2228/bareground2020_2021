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3CBCE" w14:textId="77777777" w:rsidR="009F3938" w:rsidRPr="00DE144A" w:rsidRDefault="009F3938" w:rsidP="009F3938">
      <w:pPr>
        <w:pStyle w:val="Heading1"/>
        <w:spacing w:line="240" w:lineRule="auto"/>
        <w:jc w:val="center"/>
        <w:rPr>
          <w:sz w:val="28"/>
          <w:szCs w:val="28"/>
        </w:rPr>
      </w:pPr>
      <w:r w:rsidRPr="00DE144A">
        <w:rPr>
          <w:sz w:val="28"/>
          <w:szCs w:val="28"/>
        </w:rPr>
        <w:t xml:space="preserve">The timing of snowmelt and amount of winter precipitation have limited influence on flowering phenology in a tallgrass </w:t>
      </w:r>
      <w:proofErr w:type="gramStart"/>
      <w:r w:rsidRPr="00DE144A">
        <w:rPr>
          <w:sz w:val="28"/>
          <w:szCs w:val="28"/>
        </w:rPr>
        <w:t>prairie</w:t>
      </w:r>
      <w:proofErr w:type="gramEnd"/>
    </w:p>
    <w:p w14:paraId="052E62B3" w14:textId="77777777" w:rsidR="009F3938" w:rsidRDefault="009F3938" w:rsidP="009F3938">
      <w:pPr>
        <w:pStyle w:val="Heading1"/>
        <w:spacing w:line="480" w:lineRule="auto"/>
        <w:rPr>
          <w:szCs w:val="24"/>
        </w:rPr>
      </w:pPr>
    </w:p>
    <w:p w14:paraId="5F8D1DBB" w14:textId="77777777" w:rsidR="009F3938" w:rsidRPr="00DE144A" w:rsidRDefault="009F3938" w:rsidP="009F3938">
      <w:pPr>
        <w:pStyle w:val="Heading1"/>
        <w:spacing w:after="240" w:line="240" w:lineRule="auto"/>
        <w:rPr>
          <w:rFonts w:cs="Times New Roman"/>
          <w:b w:val="0"/>
          <w:bCs/>
          <w:szCs w:val="24"/>
        </w:rPr>
      </w:pPr>
      <w:r w:rsidRPr="00DE144A">
        <w:rPr>
          <w:rFonts w:cs="Times New Roman"/>
          <w:b w:val="0"/>
          <w:bCs/>
          <w:szCs w:val="24"/>
        </w:rPr>
        <w:t>Emma K. Chandler, Department of Biological Sciences, Dept. 2715, North Dakota State University, PO Box 6050, Fargo, ND 58108-6050</w:t>
      </w:r>
    </w:p>
    <w:p w14:paraId="43BA6B52" w14:textId="174C4EDA" w:rsidR="009F3938" w:rsidRPr="00DE144A" w:rsidRDefault="009F3938" w:rsidP="009F3938">
      <w:pPr>
        <w:rPr>
          <w:rFonts w:cs="Times New Roman"/>
          <w:sz w:val="24"/>
          <w:szCs w:val="24"/>
        </w:rPr>
      </w:pPr>
      <w:r w:rsidRPr="00DE144A">
        <w:rPr>
          <w:rFonts w:cs="Times New Roman"/>
          <w:sz w:val="24"/>
          <w:szCs w:val="24"/>
        </w:rPr>
        <w:t>Steven E. Travers</w:t>
      </w:r>
      <w:r>
        <w:rPr>
          <w:rFonts w:cs="Times New Roman"/>
          <w:sz w:val="24"/>
          <w:szCs w:val="24"/>
        </w:rPr>
        <w:t xml:space="preserve"> </w:t>
      </w:r>
      <w:r w:rsidRPr="00DE144A">
        <w:rPr>
          <w:rFonts w:cs="Times New Roman"/>
          <w:sz w:val="24"/>
          <w:szCs w:val="24"/>
        </w:rPr>
        <w:t>(Corresponding author), Department of Biological Sciences, Dept. 2715, North Dakota State University, PO Box 6050, Fargo, ND 58108-6050</w:t>
      </w:r>
      <w:r>
        <w:rPr>
          <w:rFonts w:cs="Times New Roman"/>
          <w:sz w:val="24"/>
          <w:szCs w:val="24"/>
        </w:rPr>
        <w:t>,</w:t>
      </w:r>
      <w:r w:rsidRPr="00DE144A">
        <w:rPr>
          <w:rFonts w:cs="Times New Roman"/>
          <w:sz w:val="24"/>
          <w:szCs w:val="24"/>
        </w:rPr>
        <w:t xml:space="preserve"> </w:t>
      </w:r>
      <w:hyperlink r:id="rId8" w:history="1">
        <w:r w:rsidRPr="00410012">
          <w:rPr>
            <w:rStyle w:val="Hyperlink"/>
            <w:rFonts w:cs="Times New Roman"/>
            <w:szCs w:val="24"/>
          </w:rPr>
          <w:t>steven.travers@ndsu.edu</w:t>
        </w:r>
      </w:hyperlink>
    </w:p>
    <w:p w14:paraId="0D6CFAB1" w14:textId="28DA0DBA" w:rsidR="009F3938" w:rsidRDefault="009F3938" w:rsidP="002F3BA7">
      <w:pPr>
        <w:rPr>
          <w:b/>
          <w:bCs/>
          <w:szCs w:val="24"/>
        </w:rPr>
      </w:pPr>
    </w:p>
    <w:p w14:paraId="5D79DDF7" w14:textId="77777777" w:rsidR="00C1009E" w:rsidRDefault="00C1009E" w:rsidP="00C1009E">
      <w:pPr>
        <w:pStyle w:val="Heading1"/>
        <w:spacing w:line="480" w:lineRule="auto"/>
        <w:rPr>
          <w:szCs w:val="24"/>
        </w:rPr>
      </w:pPr>
    </w:p>
    <w:p w14:paraId="504D5F9A" w14:textId="5A6813C2" w:rsidR="009F3938" w:rsidRDefault="009F3938" w:rsidP="002F3BA7">
      <w:pPr>
        <w:rPr>
          <w:b/>
          <w:bCs/>
          <w:szCs w:val="24"/>
        </w:rPr>
      </w:pPr>
      <w:r>
        <w:rPr>
          <w:b/>
          <w:bCs/>
          <w:szCs w:val="24"/>
        </w:rPr>
        <w:br w:type="page"/>
      </w:r>
    </w:p>
    <w:p w14:paraId="03CD67CF" w14:textId="3731D2B3" w:rsidR="002F3BA7" w:rsidRDefault="002F3BA7" w:rsidP="002F3BA7">
      <w:pPr>
        <w:rPr>
          <w:b/>
          <w:bCs/>
          <w:szCs w:val="24"/>
        </w:rPr>
      </w:pPr>
      <w:r w:rsidRPr="009A6C07">
        <w:rPr>
          <w:b/>
          <w:bCs/>
          <w:szCs w:val="24"/>
        </w:rPr>
        <w:lastRenderedPageBreak/>
        <w:t>Abstract</w:t>
      </w:r>
    </w:p>
    <w:p w14:paraId="7A1425B2" w14:textId="71112370" w:rsidR="002F3BA7" w:rsidRDefault="002F3BA7" w:rsidP="002F3BA7">
      <w:pPr>
        <w:spacing w:line="480" w:lineRule="auto"/>
        <w:rPr>
          <w:szCs w:val="24"/>
        </w:rPr>
      </w:pPr>
      <w:r w:rsidRPr="009A6C07">
        <w:rPr>
          <w:sz w:val="24"/>
          <w:szCs w:val="24"/>
        </w:rPr>
        <w:t>A growing body of work indicates that the timing of flowering of temperate angiosperms is affected by shifts in climate since the 1970’s. Sensitivity in flowering phenology to changing temperatures has been particularly well-documented</w:t>
      </w:r>
      <w:ins w:id="0" w:author="Emma Chandler" w:date="2021-05-16T09:42:00Z">
        <w:r w:rsidR="001F01DE">
          <w:rPr>
            <w:sz w:val="24"/>
            <w:szCs w:val="24"/>
          </w:rPr>
          <w:t xml:space="preserve">, but widespread phenological sensitivity to changing precipitation patterns </w:t>
        </w:r>
      </w:ins>
      <w:ins w:id="1" w:author="Emma Chandler" w:date="2021-05-16T09:43:00Z">
        <w:r w:rsidR="001F01DE">
          <w:rPr>
            <w:sz w:val="24"/>
            <w:szCs w:val="24"/>
          </w:rPr>
          <w:t xml:space="preserve">in temperate communities </w:t>
        </w:r>
      </w:ins>
      <w:ins w:id="2" w:author="Emma Chandler" w:date="2021-05-16T09:42:00Z">
        <w:r w:rsidR="001F01DE">
          <w:rPr>
            <w:sz w:val="24"/>
            <w:szCs w:val="24"/>
          </w:rPr>
          <w:t xml:space="preserve">has </w:t>
        </w:r>
      </w:ins>
      <w:ins w:id="3" w:author="Emma Chandler" w:date="2021-05-16T09:44:00Z">
        <w:r w:rsidR="001F01DE">
          <w:rPr>
            <w:sz w:val="24"/>
            <w:szCs w:val="24"/>
          </w:rPr>
          <w:t>only been shown in a few studies</w:t>
        </w:r>
      </w:ins>
      <w:r w:rsidRPr="009A6C07">
        <w:rPr>
          <w:sz w:val="24"/>
          <w:szCs w:val="24"/>
        </w:rPr>
        <w:t xml:space="preserve">. </w:t>
      </w:r>
      <w:del w:id="4" w:author="Emma Chandler" w:date="2021-05-16T09:44:00Z">
        <w:r w:rsidRPr="009A6C07" w:rsidDel="001F01DE">
          <w:rPr>
            <w:sz w:val="24"/>
            <w:szCs w:val="24"/>
          </w:rPr>
          <w:delText>Precipitation patterns are also predicted to change with increasing greenhouse gasses</w:delText>
        </w:r>
        <w:r w:rsidDel="001F01DE">
          <w:rPr>
            <w:sz w:val="24"/>
            <w:szCs w:val="24"/>
          </w:rPr>
          <w:delText>,</w:delText>
        </w:r>
        <w:r w:rsidRPr="009A6C07" w:rsidDel="001F01DE">
          <w:rPr>
            <w:sz w:val="24"/>
            <w:szCs w:val="24"/>
          </w:rPr>
          <w:delText xml:space="preserve"> yet few studies of temperate communities have demonstrated widespread phenological sensitivity to precipitation changes.</w:delText>
        </w:r>
        <w:r w:rsidDel="001F01DE">
          <w:rPr>
            <w:sz w:val="24"/>
            <w:szCs w:val="24"/>
          </w:rPr>
          <w:delText xml:space="preserve"> </w:delText>
        </w:r>
      </w:del>
      <w:r w:rsidRPr="009A6C07">
        <w:rPr>
          <w:sz w:val="24"/>
          <w:szCs w:val="24"/>
        </w:rPr>
        <w:t xml:space="preserve">The exception is relationships between snowpack and early flowering in alpine environments, whereby the timing of flowering herbs has shown strong associations with winter precipitation </w:t>
      </w:r>
      <w:del w:id="5" w:author="Emma Chandler" w:date="2021-05-16T09:50:00Z">
        <w:r w:rsidRPr="009A6C07" w:rsidDel="0057623D">
          <w:rPr>
            <w:sz w:val="24"/>
            <w:szCs w:val="24"/>
          </w:rPr>
          <w:delText xml:space="preserve">amounts </w:delText>
        </w:r>
      </w:del>
      <w:r w:rsidRPr="009A6C07">
        <w:rPr>
          <w:sz w:val="24"/>
          <w:szCs w:val="24"/>
        </w:rPr>
        <w:t xml:space="preserve">and the </w:t>
      </w:r>
      <w:del w:id="6" w:author="Emma Chandler" w:date="2021-05-16T09:50:00Z">
        <w:r w:rsidRPr="009A6C07" w:rsidDel="0057623D">
          <w:rPr>
            <w:sz w:val="24"/>
            <w:szCs w:val="24"/>
          </w:rPr>
          <w:delText>timing of snowmelt</w:delText>
        </w:r>
      </w:del>
      <w:ins w:id="7" w:author="Emma Chandler" w:date="2021-05-16T09:50:00Z">
        <w:r w:rsidR="0057623D">
          <w:rPr>
            <w:sz w:val="24"/>
            <w:szCs w:val="24"/>
          </w:rPr>
          <w:t>snowmelt timing</w:t>
        </w:r>
      </w:ins>
      <w:r w:rsidRPr="009A6C07">
        <w:rPr>
          <w:sz w:val="24"/>
          <w:szCs w:val="24"/>
        </w:rPr>
        <w:t xml:space="preserve">. Based on </w:t>
      </w:r>
      <w:del w:id="8" w:author="Emma Chandler" w:date="2021-05-16T09:50:00Z">
        <w:r w:rsidRPr="009A6C07" w:rsidDel="0057623D">
          <w:rPr>
            <w:sz w:val="24"/>
            <w:szCs w:val="24"/>
          </w:rPr>
          <w:delText>the results of alpine studies</w:delText>
        </w:r>
      </w:del>
      <w:ins w:id="9" w:author="Emma Chandler" w:date="2021-05-16T09:50:00Z">
        <w:r w:rsidR="0057623D">
          <w:rPr>
            <w:sz w:val="24"/>
            <w:szCs w:val="24"/>
          </w:rPr>
          <w:t>these results</w:t>
        </w:r>
      </w:ins>
      <w:r w:rsidRPr="009A6C07">
        <w:rPr>
          <w:sz w:val="24"/>
          <w:szCs w:val="24"/>
        </w:rPr>
        <w:t xml:space="preserve">, we hypothesized that populations </w:t>
      </w:r>
      <w:del w:id="10" w:author="Emma Chandler" w:date="2021-05-16T09:50:00Z">
        <w:r w:rsidRPr="009A6C07" w:rsidDel="0057623D">
          <w:rPr>
            <w:sz w:val="24"/>
            <w:szCs w:val="24"/>
          </w:rPr>
          <w:delText xml:space="preserve">of plants </w:delText>
        </w:r>
      </w:del>
      <w:r w:rsidRPr="009A6C07">
        <w:rPr>
          <w:sz w:val="24"/>
          <w:szCs w:val="24"/>
        </w:rPr>
        <w:t xml:space="preserve">in northern latitudes, characterized by strong seasonality and winter snowfall would similarly demonstrate </w:t>
      </w:r>
      <w:r w:rsidR="001F01DE">
        <w:rPr>
          <w:sz w:val="24"/>
          <w:szCs w:val="24"/>
        </w:rPr>
        <w:t>associations between</w:t>
      </w:r>
      <w:r w:rsidRPr="009A6C07">
        <w:rPr>
          <w:sz w:val="24"/>
          <w:szCs w:val="24"/>
        </w:rPr>
        <w:t xml:space="preserve"> timing of snowmelt </w:t>
      </w:r>
      <w:r w:rsidR="001F01DE">
        <w:rPr>
          <w:sz w:val="24"/>
          <w:szCs w:val="24"/>
        </w:rPr>
        <w:t>and</w:t>
      </w:r>
      <w:r w:rsidRPr="009A6C07">
        <w:rPr>
          <w:sz w:val="24"/>
          <w:szCs w:val="24"/>
        </w:rPr>
        <w:t xml:space="preserve"> flowering phenology. </w:t>
      </w:r>
      <w:bookmarkStart w:id="11" w:name="_Hlk67210380"/>
      <w:r w:rsidRPr="009A6C07">
        <w:rPr>
          <w:sz w:val="24"/>
          <w:szCs w:val="24"/>
        </w:rPr>
        <w:t xml:space="preserve">We combined a historical data set of first flowering dates in Minnesota tallgrass prairie with climatic data to construct a structural equation model, testing hypotheses </w:t>
      </w:r>
      <w:r>
        <w:rPr>
          <w:sz w:val="24"/>
          <w:szCs w:val="24"/>
        </w:rPr>
        <w:t>on</w:t>
      </w:r>
      <w:r w:rsidRPr="009A6C07">
        <w:rPr>
          <w:sz w:val="24"/>
          <w:szCs w:val="24"/>
        </w:rPr>
        <w:t xml:space="preserve"> the relationships between winter precipitation</w:t>
      </w:r>
      <w:r w:rsidR="001F01DE">
        <w:rPr>
          <w:sz w:val="24"/>
          <w:szCs w:val="24"/>
        </w:rPr>
        <w:t xml:space="preserve">, </w:t>
      </w:r>
      <w:r w:rsidRPr="009A6C07">
        <w:rPr>
          <w:sz w:val="24"/>
          <w:szCs w:val="24"/>
        </w:rPr>
        <w:t>temperature</w:t>
      </w:r>
      <w:r w:rsidR="001F01DE">
        <w:rPr>
          <w:sz w:val="24"/>
          <w:szCs w:val="24"/>
        </w:rPr>
        <w:t xml:space="preserve">, and </w:t>
      </w:r>
      <w:r w:rsidRPr="009A6C07">
        <w:rPr>
          <w:sz w:val="24"/>
          <w:szCs w:val="24"/>
        </w:rPr>
        <w:t>flowering phenology. While temperature had a strong effect on flowering phenology</w:t>
      </w:r>
      <w:del w:id="12" w:author="Emma Chandler" w:date="2021-05-16T09:52:00Z">
        <w:r w:rsidRPr="009A6C07" w:rsidDel="0057623D">
          <w:rPr>
            <w:sz w:val="24"/>
            <w:szCs w:val="24"/>
          </w:rPr>
          <w:delText xml:space="preserve"> for most species observed</w:delText>
        </w:r>
      </w:del>
      <w:r w:rsidRPr="009A6C07">
        <w:rPr>
          <w:sz w:val="24"/>
          <w:szCs w:val="24"/>
        </w:rPr>
        <w:t xml:space="preserve">, winter precipitation had a significant relationship with only </w:t>
      </w:r>
      <w:del w:id="13" w:author="Emma Chandler" w:date="2021-05-16T09:47:00Z">
        <w:r w:rsidRPr="009A6C07" w:rsidDel="0057623D">
          <w:rPr>
            <w:sz w:val="24"/>
            <w:szCs w:val="24"/>
          </w:rPr>
          <w:delText>three of nineteen</w:delText>
        </w:r>
      </w:del>
      <w:ins w:id="14" w:author="Emma Chandler" w:date="2021-05-16T09:47:00Z">
        <w:r w:rsidR="0057623D">
          <w:rPr>
            <w:sz w:val="24"/>
            <w:szCs w:val="24"/>
          </w:rPr>
          <w:t>a few</w:t>
        </w:r>
      </w:ins>
      <w:r w:rsidRPr="009A6C07">
        <w:rPr>
          <w:sz w:val="24"/>
          <w:szCs w:val="24"/>
        </w:rPr>
        <w:t xml:space="preserve"> species. The </w:t>
      </w:r>
      <w:del w:id="15" w:author="Emma Chandler" w:date="2021-05-16T09:47:00Z">
        <w:r w:rsidRPr="009A6C07" w:rsidDel="0057623D">
          <w:rPr>
            <w:sz w:val="24"/>
            <w:szCs w:val="24"/>
          </w:rPr>
          <w:delText xml:space="preserve">three </w:delText>
        </w:r>
      </w:del>
      <w:r w:rsidRPr="009A6C07">
        <w:rPr>
          <w:sz w:val="24"/>
          <w:szCs w:val="24"/>
        </w:rPr>
        <w:t xml:space="preserve">species affected by snow were later flowering species which is inconsistent with our prediction that winter precipitation affects early flowering phenology. These results further our understanding of </w:t>
      </w:r>
      <w:del w:id="16" w:author="Emma Chandler" w:date="2021-05-16T09:57:00Z">
        <w:r w:rsidRPr="009A6C07" w:rsidDel="00C6283D">
          <w:rPr>
            <w:sz w:val="24"/>
            <w:szCs w:val="24"/>
          </w:rPr>
          <w:delText xml:space="preserve">the </w:delText>
        </w:r>
      </w:del>
      <w:r w:rsidRPr="009A6C07">
        <w:rPr>
          <w:sz w:val="24"/>
          <w:szCs w:val="24"/>
        </w:rPr>
        <w:t>climatic cues that drive flowering phenology</w:t>
      </w:r>
      <w:del w:id="17" w:author="Emma Chandler" w:date="2021-05-16T09:53:00Z">
        <w:r w:rsidRPr="009A6C07" w:rsidDel="0057623D">
          <w:rPr>
            <w:sz w:val="24"/>
            <w:szCs w:val="24"/>
          </w:rPr>
          <w:delText xml:space="preserve"> and improve our </w:delText>
        </w:r>
      </w:del>
      <w:del w:id="18" w:author="Emma Chandler" w:date="2021-05-16T09:48:00Z">
        <w:r w:rsidRPr="009A6C07" w:rsidDel="0057623D">
          <w:rPr>
            <w:sz w:val="24"/>
            <w:szCs w:val="24"/>
          </w:rPr>
          <w:delText>ability to predict</w:delText>
        </w:r>
      </w:del>
      <w:del w:id="19" w:author="Emma Chandler" w:date="2021-05-16T09:53:00Z">
        <w:r w:rsidRPr="009A6C07" w:rsidDel="0057623D">
          <w:rPr>
            <w:sz w:val="24"/>
            <w:szCs w:val="24"/>
          </w:rPr>
          <w:delText xml:space="preserve"> how climate change will impact prairie species</w:delText>
        </w:r>
      </w:del>
      <w:r w:rsidRPr="009A6C07">
        <w:rPr>
          <w:sz w:val="24"/>
          <w:szCs w:val="24"/>
        </w:rPr>
        <w:t>.</w:t>
      </w:r>
    </w:p>
    <w:bookmarkEnd w:id="11"/>
    <w:p w14:paraId="574CD3C8" w14:textId="0A800AAA" w:rsidR="002F3BA7" w:rsidRDefault="002F3BA7" w:rsidP="00374BBB">
      <w:pPr>
        <w:pStyle w:val="Heading1"/>
        <w:spacing w:line="480" w:lineRule="auto"/>
        <w:rPr>
          <w:szCs w:val="24"/>
        </w:rPr>
      </w:pPr>
      <w:r>
        <w:rPr>
          <w:szCs w:val="24"/>
        </w:rPr>
        <w:br w:type="page"/>
      </w:r>
    </w:p>
    <w:p w14:paraId="635CDE81" w14:textId="1BDBB8CA" w:rsidR="00374BBB" w:rsidRPr="00283FF5" w:rsidRDefault="00374BBB" w:rsidP="00374BBB">
      <w:pPr>
        <w:pStyle w:val="Heading1"/>
        <w:spacing w:line="480" w:lineRule="auto"/>
        <w:rPr>
          <w:szCs w:val="24"/>
        </w:rPr>
      </w:pPr>
      <w:r w:rsidRPr="00283FF5">
        <w:rPr>
          <w:szCs w:val="24"/>
        </w:rPr>
        <w:lastRenderedPageBreak/>
        <w:t>Introduction</w:t>
      </w:r>
    </w:p>
    <w:p w14:paraId="7CD0F6DE" w14:textId="7B862C70" w:rsidR="00374BBB" w:rsidRPr="005163F1" w:rsidRDefault="00374BBB" w:rsidP="00374BBB">
      <w:pPr>
        <w:spacing w:line="480" w:lineRule="auto"/>
        <w:ind w:firstLine="360"/>
        <w:rPr>
          <w:sz w:val="24"/>
          <w:szCs w:val="24"/>
        </w:rPr>
      </w:pPr>
      <w:r w:rsidRPr="006B3B70">
        <w:rPr>
          <w:sz w:val="24"/>
          <w:szCs w:val="24"/>
        </w:rPr>
        <w:t>One of the best documented biotic effects of climate change is changing flowering phenology</w:t>
      </w:r>
      <w:r>
        <w:rPr>
          <w:sz w:val="24"/>
          <w:szCs w:val="24"/>
        </w:rPr>
        <w:t xml:space="preserve">, or flower timing </w:t>
      </w:r>
      <w:r w:rsidRPr="006B3B70">
        <w:rPr>
          <w:sz w:val="24"/>
          <w:szCs w:val="24"/>
        </w:rPr>
        <w:t xml:space="preserve"> </w:t>
      </w:r>
      <w:r>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Y2FsIHJlc3BvbnNlcyB0byBjbGltYXRlIGNoYW5nZTwvSURUZXh0PjxEaXNwbGF5VGV4dD4oQ2xl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</w:fldData>
        </w:fldChar>
      </w:r>
      <w:r w:rsidR="001C1E5F">
        <w:rPr>
          <w:sz w:val="24"/>
          <w:szCs w:val="24"/>
        </w:rPr>
        <w:instrText xml:space="preserve"> ADDIN EN.CITE </w:instrText>
      </w:r>
      <w:r w:rsidR="001C1E5F">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Y2FsIHJlc3BvbnNlcyB0byBjbGltYXRlIGNoYW5nZTwvSURUZXh0PjxEaXNwbGF5VGV4dD4oQ2xl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</w:fldData>
        </w:fldChar>
      </w:r>
      <w:r w:rsidR="001C1E5F">
        <w:rPr>
          <w:sz w:val="24"/>
          <w:szCs w:val="24"/>
        </w:rPr>
        <w:instrText xml:space="preserve"> ADDIN EN.CITE.DATA </w:instrText>
      </w:r>
      <w:r w:rsidR="001C1E5F">
        <w:rPr>
          <w:sz w:val="24"/>
          <w:szCs w:val="24"/>
        </w:rPr>
      </w:r>
      <w:r w:rsidR="001C1E5F">
        <w:rPr>
          <w:sz w:val="24"/>
          <w:szCs w:val="24"/>
        </w:rPr>
        <w:fldChar w:fldCharType="end"/>
      </w:r>
      <w:r>
        <w:rPr>
          <w:sz w:val="24"/>
          <w:szCs w:val="24"/>
        </w:rPr>
      </w:r>
      <w:r>
        <w:rPr>
          <w:sz w:val="24"/>
          <w:szCs w:val="24"/>
        </w:rPr>
        <w:fldChar w:fldCharType="separate"/>
      </w:r>
      <w:r w:rsidR="001C1E5F">
        <w:rPr>
          <w:noProof/>
          <w:sz w:val="24"/>
          <w:szCs w:val="24"/>
        </w:rPr>
        <w:t>(Cleland et al, 2007; Miller-Rushing &amp; Primack, 2008; Parmesan, 2006; Schwartz et al, 2006; Wolkovich et al, 2012)</w:t>
      </w:r>
      <w:r>
        <w:rPr>
          <w:sz w:val="24"/>
          <w:szCs w:val="24"/>
        </w:rPr>
        <w:fldChar w:fldCharType="end"/>
      </w:r>
      <w:r>
        <w:rPr>
          <w:sz w:val="24"/>
          <w:szCs w:val="24"/>
        </w:rPr>
        <w:t xml:space="preserve">. Flowering phenology is important for plant-pollinator interactions, as asynchrony between flower timing and pollinator emergence can be detrimental for plant reproduction and pollinator health </w:t>
      </w:r>
      <w:r>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bmdlPC9JRFRleHQ+PERpc3BsYXlUZXh0PihDbGVsYW5kIGV0IGFsLCAyMDA3OyBLaGFyb3ViYSBl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</w:fldData>
        </w:fldChar>
      </w:r>
      <w:r w:rsidR="001C1E5F">
        <w:rPr>
          <w:sz w:val="24"/>
          <w:szCs w:val="24"/>
        </w:rPr>
        <w:instrText xml:space="preserve"> ADDIN EN.CITE </w:instrText>
      </w:r>
      <w:r w:rsidR="001C1E5F">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bmdlPC9JRFRleHQ+PERpc3BsYXlUZXh0PihDbGVsYW5kIGV0IGFsLCAyMDA3OyBLaGFyb3ViYSBl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</w:fldData>
        </w:fldChar>
      </w:r>
      <w:r w:rsidR="001C1E5F">
        <w:rPr>
          <w:sz w:val="24"/>
          <w:szCs w:val="24"/>
        </w:rPr>
        <w:instrText xml:space="preserve"> ADDIN EN.CITE.DATA </w:instrText>
      </w:r>
      <w:r w:rsidR="001C1E5F">
        <w:rPr>
          <w:sz w:val="24"/>
          <w:szCs w:val="24"/>
        </w:rPr>
      </w:r>
      <w:r w:rsidR="001C1E5F">
        <w:rPr>
          <w:sz w:val="24"/>
          <w:szCs w:val="24"/>
        </w:rPr>
        <w:fldChar w:fldCharType="end"/>
      </w:r>
      <w:r>
        <w:rPr>
          <w:sz w:val="24"/>
          <w:szCs w:val="24"/>
        </w:rPr>
      </w:r>
      <w:r>
        <w:rPr>
          <w:sz w:val="24"/>
          <w:szCs w:val="24"/>
        </w:rPr>
        <w:fldChar w:fldCharType="separate"/>
      </w:r>
      <w:r w:rsidR="001C1E5F">
        <w:rPr>
          <w:noProof/>
          <w:sz w:val="24"/>
          <w:szCs w:val="24"/>
        </w:rPr>
        <w:t>(Cleland et al, 2007; Kharouba et al, 2018; Kharouba &amp; Wolkovich, 2020; Visser &amp; Gienapp, 2019)</w:t>
      </w:r>
      <w:r>
        <w:rPr>
          <w:sz w:val="24"/>
          <w:szCs w:val="24"/>
        </w:rPr>
        <w:fldChar w:fldCharType="end"/>
      </w:r>
      <w:r>
        <w:rPr>
          <w:sz w:val="24"/>
          <w:szCs w:val="24"/>
        </w:rPr>
        <w:t xml:space="preserve">. Asynchrony is problematic for plant and pollinator populations, the communities they inhabit, and the ecosystem services they provide.  Plant reproductive success has also been shown to be dependent on flowering phenology. </w:t>
      </w:r>
      <w:proofErr w:type="spellStart"/>
      <w:r>
        <w:rPr>
          <w:sz w:val="24"/>
          <w:szCs w:val="24"/>
        </w:rPr>
        <w:t>Schemske</w:t>
      </w:r>
      <w:proofErr w:type="spellEnd"/>
      <w:r>
        <w:rPr>
          <w:sz w:val="24"/>
          <w:szCs w:val="24"/>
        </w:rPr>
        <w:t xml:space="preserve"> et al. (1977) found that </w:t>
      </w:r>
      <w:r>
        <w:rPr>
          <w:i/>
          <w:iCs/>
          <w:sz w:val="24"/>
          <w:szCs w:val="24"/>
        </w:rPr>
        <w:t>Claytonia</w:t>
      </w:r>
      <w:r>
        <w:rPr>
          <w:sz w:val="24"/>
          <w:szCs w:val="24"/>
        </w:rPr>
        <w:t xml:space="preserve"> sp. had peak seed set per ovary at the end of April with seed set per ovary decreasing in organisms with early or later maturation </w:t>
      </w:r>
      <w:r>
        <w:rPr>
          <w:sz w:val="24"/>
          <w:szCs w:val="24"/>
        </w:rPr>
        <w:fldChar w:fldCharType="begin"/>
      </w:r>
      <w:r w:rsidR="001C1E5F">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Pr>
          <w:sz w:val="24"/>
          <w:szCs w:val="24"/>
        </w:rPr>
        <w:fldChar w:fldCharType="separate"/>
      </w:r>
      <w:r w:rsidR="001C1E5F">
        <w:rPr>
          <w:noProof/>
          <w:sz w:val="24"/>
          <w:szCs w:val="24"/>
        </w:rPr>
        <w:t>(Schemske, 1977)</w:t>
      </w:r>
      <w:r>
        <w:rPr>
          <w:sz w:val="24"/>
          <w:szCs w:val="24"/>
        </w:rPr>
        <w:fldChar w:fldCharType="end"/>
      </w:r>
      <w:r>
        <w:rPr>
          <w:sz w:val="24"/>
          <w:szCs w:val="24"/>
        </w:rPr>
        <w:t>. Thus, it is important to understand climate change effects on flowering phenology, in part because there is the potential for changes in evolutionary and conservation dynamics of natural populations.</w:t>
      </w:r>
    </w:p>
    <w:p w14:paraId="779B9416" w14:textId="4DF8BDD1" w:rsidR="00374BBB" w:rsidRDefault="00374BBB" w:rsidP="00374BBB">
      <w:pPr>
        <w:spacing w:line="480" w:lineRule="auto"/>
        <w:ind w:firstLine="360"/>
        <w:rPr>
          <w:sz w:val="24"/>
          <w:szCs w:val="24"/>
        </w:rPr>
      </w:pPr>
      <w:r>
        <w:rPr>
          <w:sz w:val="24"/>
          <w:szCs w:val="24"/>
        </w:rPr>
        <w:t xml:space="preserve">Flowering can be triggered by several environmental cues such as photoperiod, amount and timing of precipitation or soil moisture, and temperature </w:t>
      </w:r>
      <w:r>
        <w:rPr>
          <w:sz w:val="24"/>
          <w:szCs w:val="24"/>
        </w:rPr>
        <w:fldChar w:fldCharType="begin"/>
      </w:r>
      <w:r w:rsidR="001C1E5F">
        <w:rPr>
          <w:sz w:val="24"/>
          <w:szCs w:val="24"/>
        </w:rPr>
        <w:instrText xml:space="preserve"> ADDIN EN.CITE &lt;EndNote&gt;&lt;Cite&gt;&lt;Author&gt;Rathcke&lt;/Author&gt;&lt;Year&gt;1985&lt;/Year&gt;&lt;IDText&gt;PHENOLOGICAL PATTERNS OF TERRESTRIAL PLANTS&lt;/IDText&gt;&lt;DisplayText&gt;(Rathcke &amp;amp;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Pr>
          <w:sz w:val="24"/>
          <w:szCs w:val="24"/>
        </w:rPr>
        <w:fldChar w:fldCharType="separate"/>
      </w:r>
      <w:r w:rsidR="001C1E5F">
        <w:rPr>
          <w:noProof/>
          <w:sz w:val="24"/>
          <w:szCs w:val="24"/>
        </w:rPr>
        <w:t>(Rathcke &amp; Lacey, 1985)</w:t>
      </w:r>
      <w:r>
        <w:rPr>
          <w:sz w:val="24"/>
          <w:szCs w:val="24"/>
        </w:rPr>
        <w:fldChar w:fldCharType="end"/>
      </w:r>
      <w:r>
        <w:rPr>
          <w:sz w:val="24"/>
          <w:szCs w:val="24"/>
        </w:rPr>
        <w:t>. Climate change may alter these environmental cues resulting in the changing flowering phenology. A majority of studies on flowering phenology and global climate change</w:t>
      </w:r>
      <w:r w:rsidRPr="006B3B70">
        <w:rPr>
          <w:sz w:val="24"/>
          <w:szCs w:val="24"/>
        </w:rPr>
        <w:t xml:space="preserve"> ha</w:t>
      </w:r>
      <w:r>
        <w:rPr>
          <w:sz w:val="24"/>
          <w:szCs w:val="24"/>
        </w:rPr>
        <w:t>ve</w:t>
      </w:r>
      <w:r w:rsidRPr="006B3B70">
        <w:rPr>
          <w:sz w:val="24"/>
          <w:szCs w:val="24"/>
        </w:rPr>
        <w:t xml:space="preserve"> focused on </w:t>
      </w:r>
      <w:r>
        <w:rPr>
          <w:sz w:val="24"/>
          <w:szCs w:val="24"/>
        </w:rPr>
        <w:t xml:space="preserve">the effects of </w:t>
      </w:r>
      <w:r w:rsidRPr="006B3B70">
        <w:rPr>
          <w:sz w:val="24"/>
          <w:szCs w:val="24"/>
        </w:rPr>
        <w:t>temperature chang</w:t>
      </w:r>
      <w:r>
        <w:rPr>
          <w:sz w:val="24"/>
          <w:szCs w:val="24"/>
        </w:rPr>
        <w:t xml:space="preserve">e </w:t>
      </w:r>
      <w:r>
        <w:rPr>
          <w:sz w:val="24"/>
          <w:szCs w:val="24"/>
        </w:rPr>
        <w:fldChar w:fldCharType="begin"/>
      </w:r>
      <w:r w:rsidR="001C1E5F">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Pr>
          <w:sz w:val="24"/>
          <w:szCs w:val="24"/>
        </w:rPr>
        <w:fldChar w:fldCharType="separate"/>
      </w:r>
      <w:r w:rsidR="001C1E5F">
        <w:rPr>
          <w:noProof/>
          <w:sz w:val="24"/>
          <w:szCs w:val="24"/>
        </w:rPr>
        <w:t>(Wolkovich et al, 2012)</w:t>
      </w:r>
      <w:r>
        <w:rPr>
          <w:sz w:val="24"/>
          <w:szCs w:val="24"/>
        </w:rPr>
        <w:fldChar w:fldCharType="end"/>
      </w:r>
      <w:r>
        <w:rPr>
          <w:sz w:val="24"/>
          <w:szCs w:val="24"/>
        </w:rPr>
        <w:t xml:space="preserve">. </w:t>
      </w:r>
    </w:p>
    <w:p w14:paraId="268D107F" w14:textId="703DA79A" w:rsidR="00374BBB" w:rsidRDefault="00374BBB" w:rsidP="00374BBB">
      <w:pPr>
        <w:spacing w:line="480" w:lineRule="auto"/>
        <w:ind w:firstLine="360"/>
        <w:rPr>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Pr>
          <w:sz w:val="24"/>
          <w:szCs w:val="24"/>
        </w:rPr>
        <w:t xml:space="preserve">recent </w:t>
      </w:r>
      <w:r w:rsidRPr="006B3B70">
        <w:rPr>
          <w:sz w:val="24"/>
          <w:szCs w:val="24"/>
        </w:rPr>
        <w:t>temperature</w:t>
      </w:r>
      <w:r>
        <w:rPr>
          <w:sz w:val="24"/>
          <w:szCs w:val="24"/>
        </w:rPr>
        <w:t xml:space="preserve"> increases in prairies of the Pacific Northwest </w:t>
      </w:r>
      <w:r>
        <w:rPr>
          <w:sz w:val="24"/>
          <w:szCs w:val="24"/>
        </w:rPr>
        <w:fldChar w:fldCharType="begin"/>
      </w:r>
      <w:r w:rsidR="001C1E5F">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Pr>
          <w:sz w:val="24"/>
          <w:szCs w:val="24"/>
        </w:rPr>
        <w:fldChar w:fldCharType="separate"/>
      </w:r>
      <w:r w:rsidR="001C1E5F">
        <w:rPr>
          <w:noProof/>
          <w:sz w:val="24"/>
          <w:szCs w:val="24"/>
        </w:rPr>
        <w:t>(Reed et al, 2019)</w:t>
      </w:r>
      <w:r>
        <w:rPr>
          <w:sz w:val="24"/>
          <w:szCs w:val="24"/>
        </w:rPr>
        <w:fldChar w:fldCharType="end"/>
      </w:r>
      <w:r w:rsidRPr="006B3B70">
        <w:rPr>
          <w:sz w:val="24"/>
          <w:szCs w:val="24"/>
        </w:rPr>
        <w:t>.</w:t>
      </w:r>
      <w:r>
        <w:rPr>
          <w:sz w:val="24"/>
          <w:szCs w:val="24"/>
        </w:rPr>
        <w:t xml:space="preserve"> </w:t>
      </w:r>
      <w:proofErr w:type="spellStart"/>
      <w:r>
        <w:rPr>
          <w:sz w:val="24"/>
          <w:szCs w:val="24"/>
        </w:rPr>
        <w:t>Dunnell</w:t>
      </w:r>
      <w:proofErr w:type="spellEnd"/>
      <w:r>
        <w:rPr>
          <w:sz w:val="24"/>
          <w:szCs w:val="24"/>
        </w:rPr>
        <w:t xml:space="preserve"> and Travers (2011) also found prairie species shifting both earlier and later in response to temperature changes in the Midwest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 xml:space="preserve">(Dunnell &amp; </w:t>
      </w:r>
      <w:r w:rsidR="001C1E5F">
        <w:rPr>
          <w:noProof/>
          <w:sz w:val="24"/>
          <w:szCs w:val="24"/>
        </w:rPr>
        <w:lastRenderedPageBreak/>
        <w:t>Travers, 2011)</w:t>
      </w:r>
      <w:r>
        <w:rPr>
          <w:sz w:val="24"/>
          <w:szCs w:val="24"/>
        </w:rPr>
        <w:fldChar w:fldCharType="end"/>
      </w:r>
      <w:r>
        <w:rPr>
          <w:sz w:val="24"/>
          <w:szCs w:val="24"/>
        </w:rPr>
        <w:t xml:space="preserve">. </w:t>
      </w:r>
      <w:r w:rsidRPr="006B3B70">
        <w:rPr>
          <w:sz w:val="24"/>
          <w:szCs w:val="24"/>
        </w:rPr>
        <w:t>However, temperature is not the only climate or environmental variable affected by the accumulation of greenhouse gases</w:t>
      </w:r>
      <w:r>
        <w:rPr>
          <w:sz w:val="24"/>
          <w:szCs w:val="24"/>
        </w:rPr>
        <w:t xml:space="preserve">. Changes in precipitation patterns have also been predicted </w:t>
      </w:r>
      <w:proofErr w:type="gramStart"/>
      <w:r>
        <w:rPr>
          <w:sz w:val="24"/>
          <w:szCs w:val="24"/>
        </w:rPr>
        <w:t>as a result of</w:t>
      </w:r>
      <w:proofErr w:type="gramEnd"/>
      <w:r>
        <w:rPr>
          <w:sz w:val="24"/>
          <w:szCs w:val="24"/>
        </w:rPr>
        <w:t xml:space="preserve"> a warming globe. For example, o</w:t>
      </w:r>
      <w:r w:rsidRPr="006B3B70">
        <w:rPr>
          <w:sz w:val="24"/>
          <w:szCs w:val="24"/>
        </w:rPr>
        <w:t xml:space="preserve">verall precipitation is expected to increase in the Midwest </w:t>
      </w:r>
      <w:r>
        <w:rPr>
          <w:sz w:val="24"/>
          <w:szCs w:val="24"/>
        </w:rPr>
        <w:fldChar w:fldCharType="begin"/>
      </w:r>
      <w:r w:rsidR="001C1E5F">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&amp;amp;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Pr>
          <w:sz w:val="24"/>
          <w:szCs w:val="24"/>
        </w:rPr>
        <w:fldChar w:fldCharType="separate"/>
      </w:r>
      <w:r w:rsidR="001C1E5F">
        <w:rPr>
          <w:noProof/>
          <w:sz w:val="24"/>
          <w:szCs w:val="24"/>
        </w:rPr>
        <w:t>(</w:t>
      </w:r>
      <w:r w:rsidR="0018670A">
        <w:rPr>
          <w:noProof/>
          <w:sz w:val="24"/>
          <w:szCs w:val="24"/>
        </w:rPr>
        <w:t>IPCC</w:t>
      </w:r>
      <w:r w:rsidR="001C1E5F">
        <w:rPr>
          <w:noProof/>
          <w:sz w:val="24"/>
          <w:szCs w:val="24"/>
        </w:rPr>
        <w:t>, 2014)</w:t>
      </w:r>
      <w:r>
        <w:rPr>
          <w:sz w:val="24"/>
          <w:szCs w:val="24"/>
        </w:rPr>
        <w:fldChar w:fldCharType="end"/>
      </w:r>
      <w:r w:rsidRPr="006B3B70">
        <w:rPr>
          <w:sz w:val="24"/>
          <w:szCs w:val="24"/>
        </w:rPr>
        <w:t>.</w:t>
      </w:r>
      <w:r>
        <w:rPr>
          <w:sz w:val="24"/>
          <w:szCs w:val="24"/>
        </w:rPr>
        <w:t xml:space="preserve"> In the northern plains, where winters can be relatively long and harsh, changes in precipitation have the potential to influence plants primarily as snow. Snow could affect flowering phenology in several ways. During bud emergence, snow cover decreases the amount of sunlight plants receive but also insulates buds from frost events. When snow melts, soil temperature should increase quickly promoting plant growth. Additionally, substantial amounts of moisture are released into the soil and supply plants well into the summer. </w:t>
      </w:r>
    </w:p>
    <w:p w14:paraId="0CBE9F66" w14:textId="381A4A09" w:rsidR="00374BBB" w:rsidRPr="0080670F" w:rsidRDefault="00374BBB" w:rsidP="00374BBB">
      <w:pPr>
        <w:spacing w:line="480" w:lineRule="auto"/>
        <w:ind w:firstLine="360"/>
        <w:rPr>
          <w:sz w:val="24"/>
          <w:szCs w:val="24"/>
        </w:rPr>
      </w:pPr>
      <w:r w:rsidRPr="0042651D">
        <w:rPr>
          <w:sz w:val="24"/>
          <w:szCs w:val="24"/>
        </w:rPr>
        <w:t xml:space="preserve">Snowpack </w:t>
      </w:r>
      <w:r>
        <w:rPr>
          <w:sz w:val="24"/>
          <w:szCs w:val="24"/>
        </w:rPr>
        <w:t xml:space="preserve">has been found to </w:t>
      </w:r>
      <w:r w:rsidRPr="0042651D">
        <w:rPr>
          <w:sz w:val="24"/>
          <w:szCs w:val="24"/>
        </w:rPr>
        <w:t>alter flowering phenology in montane and tundra species</w:t>
      </w:r>
      <w:r>
        <w:rPr>
          <w:sz w:val="24"/>
          <w:szCs w:val="24"/>
        </w:rPr>
        <w:t xml:space="preserve">. Inouye et al. </w:t>
      </w:r>
      <w:r>
        <w:rPr>
          <w:sz w:val="24"/>
          <w:szCs w:val="24"/>
        </w:rPr>
        <w:fldChar w:fldCharType="begin"/>
      </w:r>
      <w:r>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Pr>
          <w:sz w:val="24"/>
          <w:szCs w:val="24"/>
        </w:rPr>
        <w:fldChar w:fldCharType="separate"/>
      </w:r>
      <w:r>
        <w:rPr>
          <w:noProof/>
          <w:sz w:val="24"/>
          <w:szCs w:val="24"/>
        </w:rPr>
        <w:t>(2002)</w:t>
      </w:r>
      <w:r>
        <w:rPr>
          <w:sz w:val="24"/>
          <w:szCs w:val="24"/>
        </w:rPr>
        <w:fldChar w:fldCharType="end"/>
      </w:r>
      <w:r>
        <w:rPr>
          <w:sz w:val="24"/>
          <w:szCs w:val="24"/>
        </w:rPr>
        <w:t xml:space="preserve"> found a significant correlation between date of first bare ground and date of first flowering for </w:t>
      </w:r>
      <w:r>
        <w:rPr>
          <w:i/>
          <w:iCs/>
          <w:sz w:val="24"/>
          <w:szCs w:val="24"/>
        </w:rPr>
        <w:t xml:space="preserve">Delphinium </w:t>
      </w:r>
      <w:proofErr w:type="spellStart"/>
      <w:r>
        <w:rPr>
          <w:i/>
          <w:iCs/>
          <w:sz w:val="24"/>
          <w:szCs w:val="24"/>
        </w:rPr>
        <w:t>barbeyi</w:t>
      </w:r>
      <w:proofErr w:type="spellEnd"/>
      <w:r>
        <w:rPr>
          <w:sz w:val="24"/>
          <w:szCs w:val="24"/>
        </w:rPr>
        <w:t xml:space="preserve">, a subalpine species. 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 </w:t>
      </w:r>
      <w:r>
        <w:rPr>
          <w:sz w:val="24"/>
          <w:szCs w:val="24"/>
        </w:rPr>
        <w:fldChar w:fldCharType="begin"/>
      </w:r>
      <w:r w:rsidR="001C1E5F">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Pr>
          <w:sz w:val="24"/>
          <w:szCs w:val="24"/>
        </w:rPr>
        <w:fldChar w:fldCharType="separate"/>
      </w:r>
      <w:r w:rsidR="001C1E5F">
        <w:rPr>
          <w:noProof/>
          <w:sz w:val="24"/>
          <w:szCs w:val="24"/>
        </w:rPr>
        <w:t>(Sherwood et al, 2017)</w:t>
      </w:r>
      <w:r>
        <w:rPr>
          <w:sz w:val="24"/>
          <w:szCs w:val="24"/>
        </w:rPr>
        <w:fldChar w:fldCharType="end"/>
      </w:r>
      <w:r>
        <w:rPr>
          <w:sz w:val="24"/>
          <w:szCs w:val="24"/>
        </w:rPr>
        <w:t xml:space="preserve">. Species in the tundra had similar responses. Bjorkman et al. </w:t>
      </w:r>
      <w:r>
        <w:rPr>
          <w:sz w:val="24"/>
          <w:szCs w:val="24"/>
        </w:rPr>
        <w:fldChar w:fldCharType="begin"/>
      </w:r>
      <w:r>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Pr>
          <w:sz w:val="24"/>
          <w:szCs w:val="24"/>
        </w:rPr>
        <w:fldChar w:fldCharType="separate"/>
      </w:r>
      <w:r>
        <w:rPr>
          <w:noProof/>
          <w:sz w:val="24"/>
          <w:szCs w:val="24"/>
        </w:rPr>
        <w:t>(2015)</w:t>
      </w:r>
      <w:r>
        <w:rPr>
          <w:sz w:val="24"/>
          <w:szCs w:val="24"/>
        </w:rPr>
        <w:fldChar w:fldCharType="end"/>
      </w:r>
      <w:r>
        <w:rPr>
          <w:sz w:val="24"/>
          <w:szCs w:val="24"/>
        </w:rPr>
        <w:t xml:space="preserve"> found that snowmelt was strongly related to flowering time for four arctic tundra species, while temperature was not a consistent driver of flowering phenology.</w:t>
      </w:r>
    </w:p>
    <w:p w14:paraId="07F5B592" w14:textId="77777777" w:rsidR="00374BBB" w:rsidRDefault="00374BBB" w:rsidP="00374BBB">
      <w:pPr>
        <w:spacing w:line="480" w:lineRule="auto"/>
        <w:ind w:firstLine="360"/>
        <w:rPr>
          <w:rFonts w:cs="Times New Roman"/>
          <w:sz w:val="24"/>
          <w:szCs w:val="24"/>
        </w:rPr>
      </w:pPr>
      <w:r>
        <w:rPr>
          <w:sz w:val="24"/>
          <w:szCs w:val="24"/>
        </w:rPr>
        <w:t>Though t</w:t>
      </w:r>
      <w:r w:rsidRPr="0042651D">
        <w:rPr>
          <w:sz w:val="24"/>
          <w:szCs w:val="24"/>
        </w:rPr>
        <w:t xml:space="preserve">here have been </w:t>
      </w:r>
      <w:r>
        <w:rPr>
          <w:sz w:val="24"/>
          <w:szCs w:val="24"/>
        </w:rPr>
        <w:t xml:space="preserve">several </w:t>
      </w:r>
      <w:r w:rsidRPr="0042651D">
        <w:rPr>
          <w:sz w:val="24"/>
          <w:szCs w:val="24"/>
        </w:rPr>
        <w:t>studies on the</w:t>
      </w:r>
      <w:r>
        <w:rPr>
          <w:sz w:val="24"/>
          <w:szCs w:val="24"/>
        </w:rPr>
        <w:t xml:space="preserve"> effects of snowpack on flowering</w:t>
      </w:r>
      <w:r w:rsidRPr="0042651D">
        <w:rPr>
          <w:sz w:val="24"/>
          <w:szCs w:val="24"/>
        </w:rPr>
        <w:t xml:space="preserve"> phenology </w:t>
      </w:r>
      <w:r>
        <w:rPr>
          <w:sz w:val="24"/>
          <w:szCs w:val="24"/>
        </w:rPr>
        <w:t>for</w:t>
      </w:r>
      <w:r w:rsidRPr="0042651D">
        <w:rPr>
          <w:sz w:val="24"/>
          <w:szCs w:val="24"/>
        </w:rPr>
        <w:t xml:space="preserve"> montane </w:t>
      </w:r>
      <w:r>
        <w:rPr>
          <w:sz w:val="24"/>
          <w:szCs w:val="24"/>
        </w:rPr>
        <w:t xml:space="preserve">and tundra </w:t>
      </w:r>
      <w:r w:rsidRPr="0042651D">
        <w:rPr>
          <w:sz w:val="24"/>
          <w:szCs w:val="24"/>
        </w:rPr>
        <w:t>species</w:t>
      </w:r>
      <w:r>
        <w:rPr>
          <w:sz w:val="24"/>
          <w:szCs w:val="24"/>
        </w:rPr>
        <w:t xml:space="preserve">, </w:t>
      </w:r>
      <w:r w:rsidRPr="0042651D">
        <w:rPr>
          <w:sz w:val="24"/>
          <w:szCs w:val="24"/>
        </w:rPr>
        <w:t>from our understanding, no studies have been conducted on the effects of snowpack on the flowering of prairie species.</w:t>
      </w:r>
      <w:r>
        <w:rPr>
          <w:sz w:val="24"/>
          <w:szCs w:val="24"/>
        </w:rPr>
        <w:t xml:space="preserve"> This study examines the effect that snowpack and snow accumulation have on flowering phenology for 19</w:t>
      </w:r>
      <w:r w:rsidRPr="00CC579C">
        <w:rPr>
          <w:sz w:val="24"/>
          <w:szCs w:val="24"/>
        </w:rPr>
        <w:t xml:space="preserve"> </w:t>
      </w:r>
      <w:r>
        <w:rPr>
          <w:sz w:val="24"/>
          <w:szCs w:val="24"/>
        </w:rPr>
        <w:t xml:space="preserve">perennial </w:t>
      </w:r>
      <w:r w:rsidRPr="00CC579C">
        <w:rPr>
          <w:sz w:val="24"/>
          <w:szCs w:val="24"/>
        </w:rPr>
        <w:t>prairie herbs that are</w:t>
      </w:r>
      <w:r>
        <w:rPr>
          <w:sz w:val="24"/>
          <w:szCs w:val="24"/>
        </w:rPr>
        <w:t xml:space="preserve"> typical of northern tallgrass prairies. The goals of this study are:</w:t>
      </w:r>
      <w:r>
        <w:rPr>
          <w:rFonts w:cs="Times New Roman"/>
          <w:sz w:val="24"/>
          <w:szCs w:val="24"/>
        </w:rPr>
        <w:t xml:space="preserve"> </w:t>
      </w:r>
    </w:p>
    <w:p w14:paraId="78434746" w14:textId="77777777" w:rsidR="00374BBB" w:rsidRPr="0042651D" w:rsidRDefault="00374BBB" w:rsidP="00374BBB">
      <w:pPr>
        <w:pStyle w:val="ListParagraph"/>
        <w:numPr>
          <w:ilvl w:val="0"/>
          <w:numId w:val="1"/>
        </w:numPr>
        <w:spacing w:line="480" w:lineRule="auto"/>
        <w:rPr>
          <w:rFonts w:cs="Times New Roman"/>
          <w:sz w:val="24"/>
          <w:szCs w:val="24"/>
        </w:rPr>
      </w:pPr>
      <w:r w:rsidRPr="0042651D">
        <w:rPr>
          <w:rFonts w:cs="Times New Roman"/>
          <w:sz w:val="24"/>
          <w:szCs w:val="24"/>
        </w:rPr>
        <w:lastRenderedPageBreak/>
        <w:t xml:space="preserve">Simultaneously assess direct and indirect effects </w:t>
      </w:r>
      <w:r>
        <w:rPr>
          <w:rFonts w:cs="Times New Roman"/>
          <w:sz w:val="24"/>
          <w:szCs w:val="24"/>
        </w:rPr>
        <w:t xml:space="preserve">of </w:t>
      </w:r>
      <w:r w:rsidRPr="0042651D">
        <w:rPr>
          <w:rFonts w:cs="Times New Roman"/>
          <w:sz w:val="24"/>
          <w:szCs w:val="24"/>
        </w:rPr>
        <w:t>temperature and</w:t>
      </w:r>
      <w:r>
        <w:rPr>
          <w:rFonts w:cs="Times New Roman"/>
          <w:sz w:val="24"/>
          <w:szCs w:val="24"/>
        </w:rPr>
        <w:t xml:space="preserve"> winter</w:t>
      </w:r>
      <w:r w:rsidRPr="0042651D">
        <w:rPr>
          <w:rFonts w:cs="Times New Roman"/>
          <w:sz w:val="24"/>
          <w:szCs w:val="24"/>
        </w:rPr>
        <w:t xml:space="preserve"> precipitation variables</w:t>
      </w:r>
      <w:r>
        <w:rPr>
          <w:rFonts w:cs="Times New Roman"/>
          <w:sz w:val="24"/>
          <w:szCs w:val="24"/>
        </w:rPr>
        <w:t xml:space="preserve"> on flowering phenology using </w:t>
      </w:r>
      <w:r w:rsidRPr="0042651D">
        <w:rPr>
          <w:rFonts w:cs="Times New Roman"/>
          <w:sz w:val="24"/>
          <w:szCs w:val="24"/>
        </w:rPr>
        <w:t>path analysis</w:t>
      </w:r>
      <w:r>
        <w:rPr>
          <w:rFonts w:cs="Times New Roman"/>
          <w:sz w:val="24"/>
          <w:szCs w:val="24"/>
        </w:rPr>
        <w:t>.</w:t>
      </w:r>
    </w:p>
    <w:p w14:paraId="48125332" w14:textId="77777777" w:rsidR="00374BBB" w:rsidRPr="0042651D" w:rsidRDefault="00374BBB" w:rsidP="00374BBB">
      <w:pPr>
        <w:pStyle w:val="ListParagraph"/>
        <w:numPr>
          <w:ilvl w:val="0"/>
          <w:numId w:val="1"/>
        </w:numPr>
        <w:spacing w:line="480" w:lineRule="auto"/>
        <w:rPr>
          <w:rFonts w:cs="Times New Roman"/>
          <w:sz w:val="24"/>
          <w:szCs w:val="24"/>
        </w:rPr>
      </w:pPr>
      <w:r>
        <w:rPr>
          <w:rFonts w:cs="Times New Roman"/>
          <w:sz w:val="24"/>
          <w:szCs w:val="24"/>
        </w:rPr>
        <w:t xml:space="preserve">Determine the importance of bare ground as an intermediate step between winter precipitation and flowering phenology. </w:t>
      </w:r>
    </w:p>
    <w:p w14:paraId="020E8E4B" w14:textId="77777777" w:rsidR="00374BBB" w:rsidRPr="0042651D" w:rsidRDefault="00374BBB" w:rsidP="00374BBB">
      <w:pPr>
        <w:pStyle w:val="ListParagraph"/>
        <w:numPr>
          <w:ilvl w:val="0"/>
          <w:numId w:val="1"/>
        </w:numPr>
        <w:spacing w:line="480" w:lineRule="auto"/>
        <w:rPr>
          <w:rFonts w:cs="Times New Roman"/>
          <w:sz w:val="24"/>
          <w:szCs w:val="24"/>
        </w:rPr>
      </w:pPr>
      <w:r>
        <w:rPr>
          <w:rFonts w:cs="Times New Roman"/>
          <w:sz w:val="24"/>
          <w:szCs w:val="24"/>
        </w:rPr>
        <w:t xml:space="preserve">Compare phenological responses to precipitation in the form of snow and temperature, whether advanced or delayed, across several species using a long-term data set. </w:t>
      </w:r>
    </w:p>
    <w:p w14:paraId="4DD5635B" w14:textId="77777777" w:rsidR="00374BBB" w:rsidRPr="00283FF5" w:rsidRDefault="00374BBB" w:rsidP="00374BBB">
      <w:pPr>
        <w:pStyle w:val="Heading1"/>
        <w:spacing w:line="480" w:lineRule="auto"/>
        <w:rPr>
          <w:szCs w:val="24"/>
        </w:rPr>
      </w:pPr>
      <w:r w:rsidRPr="00283FF5">
        <w:rPr>
          <w:szCs w:val="24"/>
        </w:rPr>
        <w:t>Methods</w:t>
      </w:r>
    </w:p>
    <w:p w14:paraId="0E517EFB" w14:textId="77777777" w:rsidR="00374BBB" w:rsidRPr="00283FF5" w:rsidRDefault="00374BBB" w:rsidP="00374BBB">
      <w:pPr>
        <w:pStyle w:val="Heading2"/>
        <w:spacing w:line="480" w:lineRule="auto"/>
        <w:rPr>
          <w:szCs w:val="24"/>
        </w:rPr>
      </w:pPr>
      <w:r w:rsidRPr="00283FF5">
        <w:rPr>
          <w:szCs w:val="24"/>
        </w:rPr>
        <w:t>Data collection</w:t>
      </w:r>
    </w:p>
    <w:p w14:paraId="67812113" w14:textId="423E611E" w:rsidR="00374BBB" w:rsidRPr="00283FF5" w:rsidRDefault="00374BBB" w:rsidP="00374BBB">
      <w:pPr>
        <w:spacing w:after="0" w:line="480" w:lineRule="auto"/>
        <w:ind w:firstLine="720"/>
        <w:rPr>
          <w:sz w:val="24"/>
          <w:szCs w:val="24"/>
        </w:rPr>
      </w:pPr>
      <w:r w:rsidRPr="00283FF5">
        <w:rPr>
          <w:sz w:val="24"/>
          <w:szCs w:val="24"/>
        </w:rPr>
        <w:t>We</w:t>
      </w:r>
      <w:r>
        <w:rPr>
          <w:sz w:val="24"/>
          <w:szCs w:val="24"/>
        </w:rPr>
        <w:t xml:space="preserve"> </w:t>
      </w:r>
      <w:r w:rsidRPr="00283FF5">
        <w:rPr>
          <w:sz w:val="24"/>
          <w:szCs w:val="24"/>
        </w:rPr>
        <w:t xml:space="preserve">used historical data collected by O.A. Stevens and </w:t>
      </w:r>
      <w:r>
        <w:rPr>
          <w:sz w:val="24"/>
          <w:szCs w:val="24"/>
        </w:rPr>
        <w:t>SET</w:t>
      </w:r>
      <w:r w:rsidRPr="00283FF5">
        <w:rPr>
          <w:sz w:val="24"/>
          <w:szCs w:val="24"/>
        </w:rPr>
        <w:t xml:space="preserve"> to </w:t>
      </w:r>
      <w:r>
        <w:rPr>
          <w:sz w:val="24"/>
          <w:szCs w:val="24"/>
        </w:rPr>
        <w:t xml:space="preserve">initially </w:t>
      </w:r>
      <w:r w:rsidRPr="00283FF5">
        <w:rPr>
          <w:sz w:val="24"/>
          <w:szCs w:val="24"/>
        </w:rPr>
        <w:t xml:space="preserve">create a dataset of first flowering days (FFD) for </w:t>
      </w:r>
      <w:r>
        <w:rPr>
          <w:sz w:val="24"/>
          <w:szCs w:val="24"/>
        </w:rPr>
        <w:t>24</w:t>
      </w:r>
      <w:r w:rsidRPr="00283FF5">
        <w:rPr>
          <w:sz w:val="24"/>
          <w:szCs w:val="24"/>
        </w:rPr>
        <w:t xml:space="preserve"> flowering plant species. The observations were made at </w:t>
      </w:r>
      <w:r>
        <w:rPr>
          <w:sz w:val="24"/>
          <w:szCs w:val="24"/>
        </w:rPr>
        <w:t>Bluestem Prairie (</w:t>
      </w:r>
      <w:hyperlink r:id="rId9" w:history="1">
        <w:r w:rsidRPr="00B84A6E">
          <w:rPr>
            <w:rStyle w:val="Hyperlink"/>
          </w:rPr>
          <w:t>https://www.dnr.state.mn.us/snas/detail.html?id=sna00996</w:t>
        </w:r>
      </w:hyperlink>
      <w:r>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Pr>
          <w:sz w:val="24"/>
          <w:szCs w:val="24"/>
        </w:rPr>
        <w:t xml:space="preserve">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(Dunnell &amp; Travers, 2011)</w:t>
      </w:r>
      <w:r>
        <w:rPr>
          <w:sz w:val="24"/>
          <w:szCs w:val="24"/>
        </w:rPr>
        <w:fldChar w:fldCharType="end"/>
      </w:r>
      <w:r w:rsidRPr="00B6443A">
        <w:rPr>
          <w:sz w:val="24"/>
          <w:szCs w:val="24"/>
        </w:rPr>
        <w:t>; subsequent observations are from 2012 through 20</w:t>
      </w:r>
      <w:r w:rsidRPr="00283FF5">
        <w:rPr>
          <w:sz w:val="24"/>
          <w:szCs w:val="24"/>
        </w:rPr>
        <w:t xml:space="preserve">20. Thus, there is a 52-year gap in data at the end of the past century. The plant species analyzed </w:t>
      </w:r>
      <w:r>
        <w:rPr>
          <w:sz w:val="24"/>
          <w:szCs w:val="24"/>
        </w:rPr>
        <w:t xml:space="preserve">in this study </w:t>
      </w:r>
      <w:r w:rsidRPr="00283FF5">
        <w:rPr>
          <w:sz w:val="24"/>
          <w:szCs w:val="24"/>
        </w:rPr>
        <w:t xml:space="preserve">were limited to those that met a series of minimum data requirements. The </w:t>
      </w:r>
      <w:r>
        <w:rPr>
          <w:sz w:val="24"/>
          <w:szCs w:val="24"/>
        </w:rPr>
        <w:t>focal species</w:t>
      </w:r>
      <w:r w:rsidRPr="00283FF5">
        <w:rPr>
          <w:sz w:val="24"/>
          <w:szCs w:val="24"/>
        </w:rPr>
        <w:t xml:space="preserve"> had a minimum of five years of </w:t>
      </w:r>
      <w:r>
        <w:rPr>
          <w:sz w:val="24"/>
          <w:szCs w:val="24"/>
        </w:rPr>
        <w:t>observations</w:t>
      </w:r>
      <w:r w:rsidRPr="00283FF5">
        <w:rPr>
          <w:sz w:val="24"/>
          <w:szCs w:val="24"/>
        </w:rPr>
        <w:t xml:space="preserve"> and at least one observation prior to 1962 and one after. </w:t>
      </w:r>
    </w:p>
    <w:p w14:paraId="5FDEB117" w14:textId="77777777" w:rsidR="00374BBB" w:rsidRPr="00283FF5" w:rsidRDefault="00374BBB" w:rsidP="00374BBB">
      <w:pPr>
        <w:spacing w:line="480" w:lineRule="auto"/>
        <w:ind w:firstLine="720"/>
        <w:rPr>
          <w:sz w:val="24"/>
          <w:szCs w:val="24"/>
        </w:rPr>
      </w:pPr>
      <w:proofErr w:type="gramStart"/>
      <w:r w:rsidRPr="00283FF5">
        <w:rPr>
          <w:sz w:val="24"/>
          <w:szCs w:val="24"/>
        </w:rPr>
        <w:t>In order to</w:t>
      </w:r>
      <w:proofErr w:type="gramEnd"/>
      <w:r w:rsidRPr="00283FF5">
        <w:rPr>
          <w:sz w:val="24"/>
          <w:szCs w:val="24"/>
        </w:rPr>
        <w:t xml:space="preserve"> quantify different environmental variables related to annual climate patterns, we used daily climate data collected in Fargo, North Dakota, USA, as part of the National Atmospheric and Oceanic Administration (NOAA) National Climatic Data Center (NCDC) observing network (http://www.ncdc.noaa.gov/oa/ncdc.html). The climate data collection site </w:t>
      </w:r>
      <w:r w:rsidRPr="00283FF5">
        <w:rPr>
          <w:sz w:val="24"/>
          <w:szCs w:val="24"/>
        </w:rPr>
        <w:lastRenderedPageBreak/>
        <w:t>(46 ° 56’ N, 96 ° 49’ W) is located at the Fargo International Airport</w:t>
      </w:r>
      <w:r>
        <w:rPr>
          <w:sz w:val="24"/>
          <w:szCs w:val="24"/>
        </w:rPr>
        <w:t>,</w:t>
      </w:r>
      <w:r w:rsidRPr="00283FF5">
        <w:rPr>
          <w:sz w:val="24"/>
          <w:szCs w:val="24"/>
        </w:rPr>
        <w:t xml:space="preserve"> 32 km west of the flowering observation site.</w:t>
      </w:r>
      <w:r>
        <w:rPr>
          <w:sz w:val="24"/>
          <w:szCs w:val="24"/>
        </w:rPr>
        <w:t xml:space="preserve"> </w:t>
      </w:r>
      <w:r w:rsidRPr="00283FF5">
        <w:rPr>
          <w:sz w:val="24"/>
          <w:szCs w:val="24"/>
        </w:rPr>
        <w:t xml:space="preserve">The </w:t>
      </w:r>
      <w:r>
        <w:rPr>
          <w:sz w:val="24"/>
          <w:szCs w:val="24"/>
        </w:rPr>
        <w:t xml:space="preserve">climate </w:t>
      </w:r>
      <w:r w:rsidRPr="00283FF5">
        <w:rPr>
          <w:sz w:val="24"/>
          <w:szCs w:val="24"/>
        </w:rPr>
        <w:t>dataset includes daily estimates of maximum and minimum temperature, snowpack (0</w:t>
      </w:r>
      <w:r>
        <w:rPr>
          <w:sz w:val="24"/>
          <w:szCs w:val="24"/>
        </w:rPr>
        <w:t xml:space="preserve"> was considered </w:t>
      </w:r>
      <w:r w:rsidRPr="00283FF5">
        <w:rPr>
          <w:sz w:val="24"/>
          <w:szCs w:val="24"/>
        </w:rPr>
        <w:t>bare ground)</w:t>
      </w:r>
      <w:r>
        <w:rPr>
          <w:sz w:val="24"/>
          <w:szCs w:val="24"/>
        </w:rPr>
        <w:t>,</w:t>
      </w:r>
      <w:r w:rsidRPr="00283FF5">
        <w:rPr>
          <w:sz w:val="24"/>
          <w:szCs w:val="24"/>
        </w:rPr>
        <w:t xml:space="preserve"> and snowfall beginning in 1942. However, snowpack data is unavailable for 1997 through 2004.</w:t>
      </w:r>
      <w:r>
        <w:rPr>
          <w:sz w:val="24"/>
          <w:szCs w:val="24"/>
        </w:rPr>
        <w:t xml:space="preserve"> </w:t>
      </w:r>
      <w:r w:rsidRPr="00283FF5">
        <w:rPr>
          <w:sz w:val="24"/>
          <w:szCs w:val="24"/>
        </w:rPr>
        <w:t xml:space="preserve">As a result, we were able to analyze data for </w:t>
      </w:r>
      <w:r>
        <w:rPr>
          <w:sz w:val="24"/>
          <w:szCs w:val="24"/>
        </w:rPr>
        <w:t xml:space="preserve">a total of </w:t>
      </w:r>
      <w:r w:rsidRPr="00283FF5">
        <w:rPr>
          <w:sz w:val="24"/>
          <w:szCs w:val="24"/>
        </w:rPr>
        <w:t>29 years (1942-1961 and 2012-2020).</w:t>
      </w:r>
    </w:p>
    <w:p w14:paraId="7D3C9B5D" w14:textId="77777777" w:rsidR="00374BBB" w:rsidRPr="00283FF5" w:rsidRDefault="00374BBB" w:rsidP="00374BBB">
      <w:pPr>
        <w:pStyle w:val="Heading2"/>
        <w:spacing w:line="480" w:lineRule="auto"/>
        <w:rPr>
          <w:szCs w:val="24"/>
        </w:rPr>
      </w:pPr>
      <w:r>
        <w:rPr>
          <w:szCs w:val="24"/>
        </w:rPr>
        <w:t xml:space="preserve">Climate </w:t>
      </w:r>
      <w:r w:rsidRPr="00283FF5">
        <w:rPr>
          <w:szCs w:val="24"/>
        </w:rPr>
        <w:t>Variables</w:t>
      </w:r>
    </w:p>
    <w:p w14:paraId="19214117" w14:textId="6E08A12C" w:rsidR="00374BBB" w:rsidRPr="00283FF5" w:rsidRDefault="00374BBB" w:rsidP="00374BBB">
      <w:pPr>
        <w:spacing w:after="0" w:line="480" w:lineRule="auto"/>
        <w:ind w:firstLine="720"/>
        <w:rPr>
          <w:sz w:val="24"/>
          <w:szCs w:val="24"/>
        </w:rPr>
      </w:pPr>
      <w:r w:rsidRPr="00283FF5">
        <w:rPr>
          <w:sz w:val="24"/>
          <w:szCs w:val="24"/>
        </w:rPr>
        <w:t xml:space="preserve">We used the raw climate data to calculate four variables regarding </w:t>
      </w:r>
      <w:r>
        <w:rPr>
          <w:sz w:val="24"/>
          <w:szCs w:val="24"/>
        </w:rPr>
        <w:t>annual</w:t>
      </w:r>
      <w:r w:rsidRPr="00283FF5">
        <w:rPr>
          <w:sz w:val="24"/>
          <w:szCs w:val="24"/>
        </w:rPr>
        <w:t xml:space="preserve"> patterns of temperature or winter snowfall. </w:t>
      </w:r>
      <w:r>
        <w:rPr>
          <w:sz w:val="24"/>
          <w:szCs w:val="24"/>
        </w:rPr>
        <w:t xml:space="preserve">The first climate variable we calculated for each year was intended to quantify the relative warmth of the late winter/early spring season, when the earliest flowering on the prairie is initiated. This variable, </w:t>
      </w:r>
      <w:r w:rsidRPr="00283FF5">
        <w:rPr>
          <w:sz w:val="24"/>
          <w:szCs w:val="24"/>
        </w:rPr>
        <w:t>Accumulated Degree Growing Unit (AGDU)</w:t>
      </w:r>
      <w:r>
        <w:rPr>
          <w:sz w:val="24"/>
          <w:szCs w:val="24"/>
        </w:rPr>
        <w:t>,</w:t>
      </w:r>
      <w:r w:rsidRPr="00283FF5">
        <w:rPr>
          <w:sz w:val="24"/>
          <w:szCs w:val="24"/>
        </w:rPr>
        <w:t xml:space="preserve"> was calculated as the day of the year on which the sum of the growing units </w:t>
      </w:r>
      <w:r>
        <w:rPr>
          <w:sz w:val="24"/>
          <w:szCs w:val="24"/>
        </w:rPr>
        <w:t>for a</w:t>
      </w:r>
      <w:r w:rsidRPr="00283FF5">
        <w:rPr>
          <w:sz w:val="24"/>
          <w:szCs w:val="24"/>
        </w:rPr>
        <w:t xml:space="preserve"> year exceeded 300.</w:t>
      </w:r>
      <w:r>
        <w:rPr>
          <w:sz w:val="24"/>
          <w:szCs w:val="24"/>
        </w:rPr>
        <w:t xml:space="preserve"> </w:t>
      </w:r>
      <w:r w:rsidRPr="00283FF5">
        <w:rPr>
          <w:sz w:val="24"/>
          <w:szCs w:val="24"/>
        </w:rPr>
        <w:t xml:space="preserve">Growing units </w:t>
      </w:r>
      <w:r>
        <w:rPr>
          <w:sz w:val="24"/>
          <w:szCs w:val="24"/>
        </w:rPr>
        <w:t>are</w:t>
      </w:r>
      <w:r w:rsidRPr="00283FF5">
        <w:rPr>
          <w:sz w:val="24"/>
          <w:szCs w:val="24"/>
        </w:rPr>
        <w:t xml:space="preserve"> defined as a daily measure of the difference between the average temperature and 35˚ F; units were set to zero if the average temperature was below 35˚F</w:t>
      </w:r>
      <w:r>
        <w:rPr>
          <w:sz w:val="24"/>
          <w:szCs w:val="24"/>
        </w:rPr>
        <w:t xml:space="preserve"> </w:t>
      </w:r>
      <w:r>
        <w:rPr>
          <w:sz w:val="24"/>
          <w:szCs w:val="24"/>
        </w:rPr>
        <w:fldChar w:fldCharType="begin"/>
      </w:r>
      <w:r w:rsidR="001C1E5F">
        <w:rPr>
          <w:sz w:val="24"/>
          <w:szCs w:val="24"/>
        </w:rPr>
        <w:instrText xml:space="preserve"> ADDIN EN.CITE &lt;EndNote&gt;&lt;Cite&gt;&lt;Author&gt;McMaster&lt;/Author&gt;&lt;Year&gt;1997&lt;/Year&gt;&lt;IDText&gt;Growing degree-days: one equation, two interpretations&lt;/IDText&gt;&lt;DisplayText&gt;(McMaster &amp;amp;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Pr>
          <w:sz w:val="24"/>
          <w:szCs w:val="24"/>
        </w:rPr>
        <w:fldChar w:fldCharType="separate"/>
      </w:r>
      <w:r w:rsidR="001C1E5F">
        <w:rPr>
          <w:noProof/>
          <w:sz w:val="24"/>
          <w:szCs w:val="24"/>
        </w:rPr>
        <w:t>(McMaster &amp; Wilhelm, 1997)</w:t>
      </w:r>
      <w:r>
        <w:rPr>
          <w:sz w:val="24"/>
          <w:szCs w:val="24"/>
        </w:rPr>
        <w:fldChar w:fldCharType="end"/>
      </w:r>
      <w:r w:rsidRPr="00283FF5">
        <w:rPr>
          <w:sz w:val="24"/>
          <w:szCs w:val="24"/>
        </w:rPr>
        <w:t xml:space="preserve">. </w:t>
      </w:r>
      <w:r>
        <w:rPr>
          <w:sz w:val="24"/>
          <w:szCs w:val="24"/>
        </w:rPr>
        <w:t xml:space="preserve">We chose 300 units as the cutoff because this number of units is typically accumulated by the end of March in the northern </w:t>
      </w:r>
      <w:proofErr w:type="gramStart"/>
      <w:r>
        <w:rPr>
          <w:sz w:val="24"/>
          <w:szCs w:val="24"/>
        </w:rPr>
        <w:t>plains</w:t>
      </w:r>
      <w:proofErr w:type="gramEnd"/>
      <w:r>
        <w:rPr>
          <w:sz w:val="24"/>
          <w:szCs w:val="24"/>
        </w:rPr>
        <w:t xml:space="preserve"> region. </w:t>
      </w:r>
      <w:r w:rsidRPr="00283FF5">
        <w:rPr>
          <w:sz w:val="24"/>
          <w:szCs w:val="24"/>
        </w:rPr>
        <w:t xml:space="preserve">Thus, in years with warmer spring months the AGDU value will be </w:t>
      </w:r>
      <w:r>
        <w:rPr>
          <w:sz w:val="24"/>
          <w:szCs w:val="24"/>
        </w:rPr>
        <w:t xml:space="preserve">relatively </w:t>
      </w:r>
      <w:r w:rsidRPr="00283FF5">
        <w:rPr>
          <w:sz w:val="24"/>
          <w:szCs w:val="24"/>
        </w:rPr>
        <w:t>lower</w:t>
      </w:r>
      <w:r>
        <w:rPr>
          <w:sz w:val="24"/>
          <w:szCs w:val="24"/>
        </w:rPr>
        <w:t xml:space="preserve"> and vice versa</w:t>
      </w:r>
      <w:r w:rsidRPr="00283FF5">
        <w:rPr>
          <w:sz w:val="24"/>
          <w:szCs w:val="24"/>
        </w:rPr>
        <w:t xml:space="preserve">. </w:t>
      </w:r>
    </w:p>
    <w:p w14:paraId="2BCABE0A" w14:textId="77777777" w:rsidR="00374BBB" w:rsidRDefault="00374BBB" w:rsidP="00374BBB">
      <w:pPr>
        <w:spacing w:line="480" w:lineRule="auto"/>
        <w:ind w:firstLine="720"/>
        <w:rPr>
          <w:sz w:val="24"/>
          <w:szCs w:val="24"/>
        </w:rPr>
      </w:pPr>
      <w:r w:rsidRPr="00283FF5">
        <w:rPr>
          <w:sz w:val="24"/>
          <w:szCs w:val="24"/>
        </w:rPr>
        <w:t xml:space="preserve">Three different </w:t>
      </w:r>
      <w:r>
        <w:rPr>
          <w:sz w:val="24"/>
          <w:szCs w:val="24"/>
        </w:rPr>
        <w:t xml:space="preserve">winter </w:t>
      </w:r>
      <w:r w:rsidRPr="00283FF5">
        <w:rPr>
          <w:sz w:val="24"/>
          <w:szCs w:val="24"/>
        </w:rPr>
        <w:t xml:space="preserve">precipitation variables were calculated. The winter snowfall amount for a given year (TSNOW) was calculated as the sum of </w:t>
      </w:r>
      <w:r>
        <w:rPr>
          <w:sz w:val="24"/>
          <w:szCs w:val="24"/>
        </w:rPr>
        <w:t xml:space="preserve">daily </w:t>
      </w:r>
      <w:r w:rsidRPr="00283FF5">
        <w:rPr>
          <w:sz w:val="24"/>
          <w:szCs w:val="24"/>
        </w:rPr>
        <w:t xml:space="preserve">snowfall over the first 90 days. A second variable associated with </w:t>
      </w:r>
      <w:r>
        <w:rPr>
          <w:sz w:val="24"/>
          <w:szCs w:val="24"/>
        </w:rPr>
        <w:t xml:space="preserve">winter </w:t>
      </w:r>
      <w:r w:rsidRPr="00283FF5">
        <w:rPr>
          <w:sz w:val="24"/>
          <w:szCs w:val="24"/>
        </w:rPr>
        <w:t xml:space="preserve">snowfall was the Date of Bare Ground (DOBG) or the day of the year when snowpack first reached zero. </w:t>
      </w:r>
      <w:r>
        <w:rPr>
          <w:sz w:val="24"/>
          <w:szCs w:val="24"/>
        </w:rPr>
        <w:t>Eight records</w:t>
      </w:r>
      <w:r w:rsidRPr="00283FF5">
        <w:rPr>
          <w:sz w:val="24"/>
          <w:szCs w:val="24"/>
        </w:rPr>
        <w:t xml:space="preserve"> indicated a short period, </w:t>
      </w:r>
      <w:proofErr w:type="gramStart"/>
      <w:r w:rsidRPr="00283FF5">
        <w:rPr>
          <w:sz w:val="24"/>
          <w:szCs w:val="24"/>
        </w:rPr>
        <w:t>one to two days,</w:t>
      </w:r>
      <w:proofErr w:type="gramEnd"/>
      <w:r w:rsidRPr="00283FF5">
        <w:rPr>
          <w:sz w:val="24"/>
          <w:szCs w:val="24"/>
        </w:rPr>
        <w:t xml:space="preserve"> of snowpack late in the season which were excluded. The third </w:t>
      </w:r>
      <w:r>
        <w:rPr>
          <w:sz w:val="24"/>
          <w:szCs w:val="24"/>
        </w:rPr>
        <w:t>variable</w:t>
      </w:r>
      <w:r w:rsidRPr="00283FF5">
        <w:rPr>
          <w:sz w:val="24"/>
          <w:szCs w:val="24"/>
        </w:rPr>
        <w:t xml:space="preserve"> </w:t>
      </w:r>
      <w:r>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Pr>
          <w:sz w:val="24"/>
          <w:szCs w:val="24"/>
        </w:rPr>
        <w:lastRenderedPageBreak/>
        <w:t>species</w:t>
      </w:r>
      <w:r w:rsidRPr="00283FF5">
        <w:rPr>
          <w:sz w:val="24"/>
          <w:szCs w:val="24"/>
        </w:rPr>
        <w:t xml:space="preserve"> we used </w:t>
      </w:r>
      <w:r>
        <w:rPr>
          <w:sz w:val="24"/>
          <w:szCs w:val="24"/>
        </w:rPr>
        <w:t xml:space="preserve">linear regression and </w:t>
      </w:r>
      <w:r w:rsidRPr="00283FF5">
        <w:rPr>
          <w:sz w:val="24"/>
          <w:szCs w:val="24"/>
        </w:rPr>
        <w:t xml:space="preserve">model selection to identify </w:t>
      </w:r>
      <w:r>
        <w:rPr>
          <w:sz w:val="24"/>
          <w:szCs w:val="24"/>
        </w:rPr>
        <w:t>the</w:t>
      </w:r>
      <w:r w:rsidRPr="00283FF5">
        <w:rPr>
          <w:sz w:val="24"/>
          <w:szCs w:val="24"/>
        </w:rPr>
        <w:t xml:space="preserve"> day in March </w:t>
      </w:r>
      <w:r>
        <w:rPr>
          <w:sz w:val="24"/>
          <w:szCs w:val="24"/>
        </w:rPr>
        <w:t xml:space="preserve">with </w:t>
      </w:r>
      <w:proofErr w:type="spellStart"/>
      <w:r>
        <w:rPr>
          <w:sz w:val="24"/>
          <w:szCs w:val="24"/>
        </w:rPr>
        <w:t>snowpacks</w:t>
      </w:r>
      <w:proofErr w:type="spellEnd"/>
      <w:r>
        <w:rPr>
          <w:sz w:val="24"/>
          <w:szCs w:val="24"/>
        </w:rPr>
        <w:t xml:space="preserve"> that </w:t>
      </w:r>
      <w:r w:rsidRPr="00283FF5">
        <w:rPr>
          <w:sz w:val="24"/>
          <w:szCs w:val="24"/>
        </w:rPr>
        <w:t>best predict</w:t>
      </w:r>
      <w:r>
        <w:rPr>
          <w:sz w:val="24"/>
          <w:szCs w:val="24"/>
        </w:rPr>
        <w:t>ed</w:t>
      </w:r>
      <w:r w:rsidRPr="00283FF5">
        <w:rPr>
          <w:sz w:val="24"/>
          <w:szCs w:val="24"/>
        </w:rPr>
        <w:t xml:space="preserve"> the first flowering day (FFD) </w:t>
      </w:r>
      <w:r>
        <w:rPr>
          <w:sz w:val="24"/>
          <w:szCs w:val="24"/>
        </w:rPr>
        <w:t>for that species</w:t>
      </w:r>
      <w:r w:rsidRPr="00283FF5">
        <w:rPr>
          <w:sz w:val="24"/>
          <w:szCs w:val="24"/>
        </w:rPr>
        <w:t xml:space="preserve">. </w:t>
      </w:r>
      <w:r>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Pr="00283FF5">
        <w:rPr>
          <w:sz w:val="24"/>
          <w:szCs w:val="24"/>
        </w:rPr>
        <w:t xml:space="preserve">SPDX values </w:t>
      </w:r>
      <w:r>
        <w:rPr>
          <w:sz w:val="24"/>
          <w:szCs w:val="24"/>
        </w:rPr>
        <w:t>increase with increasing snowpack and decrease with decreasing snowpack on the selected day of March</w:t>
      </w:r>
      <w:r w:rsidRPr="00283FF5">
        <w:rPr>
          <w:sz w:val="24"/>
          <w:szCs w:val="24"/>
        </w:rPr>
        <w:t>.</w:t>
      </w:r>
      <w:r>
        <w:rPr>
          <w:sz w:val="24"/>
          <w:szCs w:val="24"/>
        </w:rPr>
        <w:t xml:space="preserve"> </w:t>
      </w:r>
      <w:r w:rsidRPr="00283FF5">
        <w:rPr>
          <w:sz w:val="24"/>
          <w:szCs w:val="24"/>
        </w:rPr>
        <w:t xml:space="preserve">The most predictive day was determined separately for each plant species. </w:t>
      </w:r>
      <w:r>
        <w:rPr>
          <w:sz w:val="24"/>
          <w:szCs w:val="24"/>
        </w:rPr>
        <w:t>We used this variable to maximize the explanatory power of snowpack on flowering in a month when temperatures and snowpack are rapidly changing. Each of the four climate variables were not independent of each other.</w:t>
      </w:r>
    </w:p>
    <w:p w14:paraId="1BE93F55" w14:textId="77777777" w:rsidR="00374BBB" w:rsidRPr="00283FF5" w:rsidRDefault="00374BBB" w:rsidP="00374BBB">
      <w:pPr>
        <w:pStyle w:val="Heading2"/>
        <w:spacing w:line="480" w:lineRule="auto"/>
        <w:rPr>
          <w:szCs w:val="24"/>
        </w:rPr>
      </w:pPr>
      <w:r w:rsidRPr="00283FF5">
        <w:rPr>
          <w:szCs w:val="24"/>
        </w:rPr>
        <w:t>Model development</w:t>
      </w:r>
    </w:p>
    <w:p w14:paraId="5E2F4E1C" w14:textId="777214ED" w:rsidR="00374BBB" w:rsidRPr="00283FF5" w:rsidRDefault="00374BBB" w:rsidP="00374BBB">
      <w:pPr>
        <w:spacing w:after="0" w:line="480" w:lineRule="auto"/>
        <w:ind w:firstLine="720"/>
        <w:rPr>
          <w:sz w:val="24"/>
          <w:szCs w:val="24"/>
        </w:rPr>
      </w:pPr>
      <w:r>
        <w:rPr>
          <w:sz w:val="24"/>
          <w:szCs w:val="24"/>
        </w:rPr>
        <w:t xml:space="preserve">Our goal was to use Structural Equation Modelling </w:t>
      </w:r>
      <w:r>
        <w:rPr>
          <w:sz w:val="24"/>
          <w:szCs w:val="24"/>
        </w:rPr>
        <w:fldChar w:fldCharType="begin"/>
      </w:r>
      <w:r w:rsidR="001C1E5F">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Pr>
          <w:sz w:val="24"/>
          <w:szCs w:val="24"/>
        </w:rPr>
        <w:fldChar w:fldCharType="separate"/>
      </w:r>
      <w:r w:rsidR="001C1E5F">
        <w:rPr>
          <w:noProof/>
          <w:sz w:val="24"/>
          <w:szCs w:val="24"/>
        </w:rPr>
        <w:t>(Grace, 2006)</w:t>
      </w:r>
      <w:r>
        <w:rPr>
          <w:sz w:val="24"/>
          <w:szCs w:val="24"/>
        </w:rPr>
        <w:fldChar w:fldCharType="end"/>
      </w:r>
      <w:r>
        <w:rPr>
          <w:sz w:val="24"/>
          <w:szCs w:val="24"/>
        </w:rPr>
        <w:t xml:space="preserve"> to simultaneously assess the relationships between each of the four climate variables and the first flowering day (FFD) of the focal plant species, given the covarying nature of the climate variables. </w:t>
      </w:r>
      <w:r w:rsidRPr="00283FF5">
        <w:rPr>
          <w:sz w:val="24"/>
          <w:szCs w:val="24"/>
        </w:rPr>
        <w:t xml:space="preserve">We used the </w:t>
      </w:r>
      <w:proofErr w:type="spellStart"/>
      <w:r w:rsidRPr="00283FF5">
        <w:rPr>
          <w:i/>
          <w:iCs/>
          <w:sz w:val="24"/>
          <w:szCs w:val="24"/>
        </w:rPr>
        <w:t>lavaan</w:t>
      </w:r>
      <w:proofErr w:type="spellEnd"/>
      <w:r w:rsidRPr="00283FF5">
        <w:rPr>
          <w:sz w:val="24"/>
          <w:szCs w:val="24"/>
        </w:rPr>
        <w:t xml:space="preserve"> package</w:t>
      </w:r>
      <w:r>
        <w:rPr>
          <w:sz w:val="24"/>
          <w:szCs w:val="24"/>
        </w:rPr>
        <w:t xml:space="preserve"> </w:t>
      </w:r>
      <w:r>
        <w:rPr>
          <w:sz w:val="24"/>
          <w:szCs w:val="24"/>
        </w:rPr>
        <w:fldChar w:fldCharType="begin"/>
      </w:r>
      <w:r w:rsidR="001C1E5F">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Pr>
          <w:sz w:val="24"/>
          <w:szCs w:val="24"/>
        </w:rPr>
        <w:fldChar w:fldCharType="separate"/>
      </w:r>
      <w:r w:rsidR="001C1E5F">
        <w:rPr>
          <w:noProof/>
          <w:sz w:val="24"/>
          <w:szCs w:val="24"/>
        </w:rPr>
        <w:t>(Rosseel, 2012)</w:t>
      </w:r>
      <w:r>
        <w:rPr>
          <w:sz w:val="24"/>
          <w:szCs w:val="24"/>
        </w:rPr>
        <w:fldChar w:fldCharType="end"/>
      </w:r>
      <w:r w:rsidRPr="00283FF5">
        <w:rPr>
          <w:sz w:val="24"/>
          <w:szCs w:val="24"/>
        </w:rPr>
        <w:t xml:space="preserve"> in R</w:t>
      </w:r>
      <w:r>
        <w:rPr>
          <w:sz w:val="24"/>
          <w:szCs w:val="24"/>
        </w:rPr>
        <w:t xml:space="preserve"> </w:t>
      </w:r>
      <w:r>
        <w:rPr>
          <w:sz w:val="24"/>
          <w:szCs w:val="24"/>
        </w:rPr>
        <w:fldChar w:fldCharType="begin"/>
      </w:r>
      <w:r w:rsidR="001C1E5F">
        <w:rPr>
          <w:sz w:val="24"/>
          <w:szCs w:val="24"/>
        </w:rPr>
        <w:instrText xml:space="preserve"> ADDIN EN.CITE &lt;EndNote&gt;&lt;Cite&gt;&lt;Author&gt;R&lt;/Author&gt;&lt;Year&gt;2020&lt;/Year&gt;&lt;IDText&gt;R: A language and environment for statistical computing&lt;/IDText&gt;&lt;DisplayText&gt;(Team, 2020)&lt;/DisplayText&gt;&lt;record&gt;&lt;urls&gt;&lt;related-urls&gt;&lt;url&gt;https://www.R-project.org/&lt;/url&gt;&lt;/related-urls&gt;&lt;/urls&gt;&lt;titles&gt;&lt;title&gt;R: A language and environment for statistical computing&lt;/title&gt;&lt;secondary-title&gt;R Foundation for Statistical Computing&lt;/secondary-title&gt;&lt;/titles&gt;&lt;contributors&gt;&lt;authors&gt;&lt;author&gt;R Core Team&lt;/author&gt;&lt;/authors&gt;&lt;/contributors&gt;&lt;added-date format="utc"&gt;1617970685&lt;/added-date&gt;&lt;pub-location&gt;Vienna, Austria&lt;/pub-location&gt;&lt;ref-type name="Computer Program"&gt;9&lt;/ref-type&gt;&lt;dates&gt;&lt;year&gt;2020&lt;/year&gt;&lt;/dates&gt;&lt;rec-number&gt;70&lt;/rec-number&gt;&lt;last-updated-date format="utc"&gt;1617970897&lt;/last-updated-date&gt;&lt;/record&gt;&lt;/Cite&gt;&lt;/EndNote&gt;</w:instrText>
      </w:r>
      <w:r>
        <w:rPr>
          <w:sz w:val="24"/>
          <w:szCs w:val="24"/>
        </w:rPr>
        <w:fldChar w:fldCharType="separate"/>
      </w:r>
      <w:r w:rsidR="001C1E5F">
        <w:rPr>
          <w:noProof/>
          <w:sz w:val="24"/>
          <w:szCs w:val="24"/>
        </w:rPr>
        <w:t>(</w:t>
      </w:r>
      <w:r w:rsidR="00880F64">
        <w:rPr>
          <w:noProof/>
          <w:sz w:val="24"/>
          <w:szCs w:val="24"/>
        </w:rPr>
        <w:t>R Core Team</w:t>
      </w:r>
      <w:r w:rsidR="001C1E5F">
        <w:rPr>
          <w:noProof/>
          <w:sz w:val="24"/>
          <w:szCs w:val="24"/>
        </w:rPr>
        <w:t>, 2020)</w:t>
      </w:r>
      <w:r>
        <w:rPr>
          <w:sz w:val="24"/>
          <w:szCs w:val="24"/>
        </w:rPr>
        <w:fldChar w:fldCharType="end"/>
      </w:r>
      <w:r>
        <w:rPr>
          <w:sz w:val="24"/>
          <w:szCs w:val="24"/>
        </w:rPr>
        <w:t xml:space="preserve"> to incorporate</w:t>
      </w:r>
      <w:r w:rsidRPr="00283FF5">
        <w:rPr>
          <w:sz w:val="24"/>
          <w:szCs w:val="24"/>
        </w:rPr>
        <w:t xml:space="preserve"> path analysis </w:t>
      </w:r>
      <w:r>
        <w:rPr>
          <w:sz w:val="24"/>
          <w:szCs w:val="24"/>
        </w:rPr>
        <w:t>and examine</w:t>
      </w:r>
      <w:r w:rsidRPr="00283FF5">
        <w:rPr>
          <w:sz w:val="24"/>
          <w:szCs w:val="24"/>
        </w:rPr>
        <w:t xml:space="preserve"> the relationships </w:t>
      </w:r>
      <w:r>
        <w:rPr>
          <w:sz w:val="24"/>
          <w:szCs w:val="24"/>
        </w:rPr>
        <w:t>among</w:t>
      </w:r>
      <w:r w:rsidRPr="00283FF5">
        <w:rPr>
          <w:sz w:val="24"/>
          <w:szCs w:val="24"/>
        </w:rPr>
        <w:t xml:space="preserve"> the </w:t>
      </w:r>
      <w:r>
        <w:rPr>
          <w:sz w:val="24"/>
          <w:szCs w:val="24"/>
        </w:rPr>
        <w:t xml:space="preserve">climate </w:t>
      </w:r>
      <w:r w:rsidRPr="00283FF5">
        <w:rPr>
          <w:sz w:val="24"/>
          <w:szCs w:val="24"/>
        </w:rPr>
        <w:t xml:space="preserve">variables </w:t>
      </w:r>
      <w:r>
        <w:rPr>
          <w:sz w:val="24"/>
          <w:szCs w:val="24"/>
        </w:rPr>
        <w:t>and the dependence of FFD on each of the climate variables individually</w:t>
      </w:r>
      <w:r w:rsidRPr="00283FF5">
        <w:rPr>
          <w:sz w:val="24"/>
          <w:szCs w:val="24"/>
        </w:rPr>
        <w:t>. In our initial</w:t>
      </w:r>
      <w:r>
        <w:rPr>
          <w:sz w:val="24"/>
          <w:szCs w:val="24"/>
        </w:rPr>
        <w:t xml:space="preserve">, full </w:t>
      </w:r>
      <w:r w:rsidRPr="00283FF5">
        <w:rPr>
          <w:sz w:val="24"/>
          <w:szCs w:val="24"/>
        </w:rPr>
        <w:t xml:space="preserve">model, </w:t>
      </w:r>
      <w:r>
        <w:rPr>
          <w:sz w:val="24"/>
          <w:szCs w:val="24"/>
        </w:rPr>
        <w:t xml:space="preserve">we included </w:t>
      </w:r>
      <w:r w:rsidRPr="00283FF5">
        <w:rPr>
          <w:sz w:val="24"/>
          <w:szCs w:val="24"/>
        </w:rPr>
        <w:t xml:space="preserve">AGDU and TSNOW </w:t>
      </w:r>
      <w:r>
        <w:rPr>
          <w:sz w:val="24"/>
          <w:szCs w:val="24"/>
        </w:rPr>
        <w:t>as exogenous variables and</w:t>
      </w:r>
      <w:r w:rsidRPr="00283FF5">
        <w:rPr>
          <w:sz w:val="24"/>
          <w:szCs w:val="24"/>
        </w:rPr>
        <w:t xml:space="preserve"> DOBG, SPDX, and FFD</w:t>
      </w:r>
      <w:r>
        <w:rPr>
          <w:sz w:val="24"/>
          <w:szCs w:val="24"/>
        </w:rPr>
        <w:t xml:space="preserve"> as endogenous variables (Fig. 1)</w:t>
      </w:r>
      <w:r w:rsidRPr="00283FF5">
        <w:rPr>
          <w:sz w:val="24"/>
          <w:szCs w:val="24"/>
        </w:rPr>
        <w:t>.</w:t>
      </w:r>
      <w:r>
        <w:rPr>
          <w:sz w:val="24"/>
          <w:szCs w:val="24"/>
        </w:rPr>
        <w:t xml:space="preserve"> The assumption was that FFD could have direct and indirect effects from both temperature (AGDU) and winter snowfall (TSNOW), through their indirect effects on snowpack in March (SPDX) and the date at which the snow melted (DOBG).</w:t>
      </w:r>
      <w:r w:rsidRPr="00283FF5">
        <w:rPr>
          <w:sz w:val="24"/>
          <w:szCs w:val="24"/>
        </w:rPr>
        <w:t xml:space="preserve"> The model included regressions for each endogenous variable, variances within all variables, and residual covariances between the </w:t>
      </w:r>
      <w:r w:rsidRPr="00283FF5">
        <w:rPr>
          <w:sz w:val="24"/>
          <w:szCs w:val="24"/>
        </w:rPr>
        <w:lastRenderedPageBreak/>
        <w:t xml:space="preserve">exogenous variables. We considered both direct and indirect regressions. To </w:t>
      </w:r>
      <w:r>
        <w:rPr>
          <w:sz w:val="24"/>
          <w:szCs w:val="24"/>
        </w:rPr>
        <w:t>best compensate for</w:t>
      </w:r>
      <w:r w:rsidRPr="00283FF5">
        <w:rPr>
          <w:sz w:val="24"/>
          <w:szCs w:val="24"/>
        </w:rPr>
        <w:t xml:space="preserve"> missing data points </w:t>
      </w:r>
      <w:r>
        <w:rPr>
          <w:sz w:val="24"/>
          <w:szCs w:val="24"/>
        </w:rPr>
        <w:t>over the course of the 29 years analyzed</w:t>
      </w:r>
      <w:r w:rsidRPr="00283FF5">
        <w:rPr>
          <w:sz w:val="24"/>
          <w:szCs w:val="24"/>
        </w:rPr>
        <w:t>, we applied full information maximum likelihood (FIML) estimation</w:t>
      </w:r>
      <w:r>
        <w:rPr>
          <w:sz w:val="24"/>
          <w:szCs w:val="24"/>
        </w:rPr>
        <w:t xml:space="preserve"> to determine path coefficients and model statistics</w:t>
      </w:r>
      <w:r w:rsidRPr="00283FF5">
        <w:rPr>
          <w:sz w:val="24"/>
          <w:szCs w:val="24"/>
        </w:rPr>
        <w:t xml:space="preserve">. We used regression estimates for indirect and direct effects to interpret the relationships between latent variables in each of the species. </w:t>
      </w:r>
    </w:p>
    <w:p w14:paraId="57D464C8" w14:textId="77777777" w:rsidR="00374BBB" w:rsidRDefault="00374BBB" w:rsidP="00374BBB">
      <w:pPr>
        <w:spacing w:line="480" w:lineRule="auto"/>
        <w:ind w:firstLine="720"/>
        <w:rPr>
          <w:sz w:val="24"/>
          <w:szCs w:val="24"/>
        </w:rPr>
      </w:pPr>
      <w:proofErr w:type="gramStart"/>
      <w:r>
        <w:rPr>
          <w:sz w:val="24"/>
          <w:szCs w:val="24"/>
        </w:rPr>
        <w:t>In order to</w:t>
      </w:r>
      <w:proofErr w:type="gramEnd"/>
      <w:r>
        <w:rPr>
          <w:sz w:val="24"/>
          <w:szCs w:val="24"/>
        </w:rPr>
        <w:t xml:space="preserve">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Pr>
          <w:sz w:val="24"/>
          <w:szCs w:val="24"/>
        </w:rPr>
        <w:t>or</w:t>
      </w:r>
      <w:r w:rsidRPr="00283FF5">
        <w:rPr>
          <w:sz w:val="24"/>
          <w:szCs w:val="24"/>
        </w:rPr>
        <w:t xml:space="preserve"> AGDU</w:t>
      </w:r>
      <w:r>
        <w:rPr>
          <w:sz w:val="24"/>
          <w:szCs w:val="24"/>
        </w:rPr>
        <w:t xml:space="preserve">.  After using the </w:t>
      </w:r>
      <w:proofErr w:type="spellStart"/>
      <w:r w:rsidRPr="00502FF4">
        <w:rPr>
          <w:i/>
          <w:iCs/>
          <w:sz w:val="24"/>
          <w:szCs w:val="24"/>
        </w:rPr>
        <w:t>lavaan</w:t>
      </w:r>
      <w:proofErr w:type="spellEnd"/>
      <w:r>
        <w:rPr>
          <w:sz w:val="24"/>
          <w:szCs w:val="24"/>
        </w:rPr>
        <w:t xml:space="preserve"> program to conduct path analyses of the three reduced models, w</w:t>
      </w:r>
      <w:r w:rsidRPr="00283FF5">
        <w:rPr>
          <w:sz w:val="24"/>
          <w:szCs w:val="24"/>
        </w:rPr>
        <w:t>e used Akaike Information Criterion (AIC) to select the model</w:t>
      </w:r>
      <w:r>
        <w:rPr>
          <w:sz w:val="24"/>
          <w:szCs w:val="24"/>
        </w:rPr>
        <w:t xml:space="preserve"> of the four</w:t>
      </w:r>
      <w:r w:rsidRPr="00283FF5">
        <w:rPr>
          <w:sz w:val="24"/>
          <w:szCs w:val="24"/>
        </w:rPr>
        <w:t xml:space="preserve"> that best represented the data</w:t>
      </w:r>
      <w:r>
        <w:rPr>
          <w:sz w:val="24"/>
          <w:szCs w:val="24"/>
        </w:rPr>
        <w:t xml:space="preserve">, based on the lowest AIC value. </w:t>
      </w:r>
    </w:p>
    <w:p w14:paraId="0A2B39FB" w14:textId="77777777" w:rsidR="00374BBB" w:rsidRPr="00283FF5" w:rsidRDefault="00374BBB" w:rsidP="00374BBB">
      <w:pPr>
        <w:pStyle w:val="Heading1"/>
        <w:spacing w:line="480" w:lineRule="auto"/>
        <w:rPr>
          <w:szCs w:val="24"/>
        </w:rPr>
      </w:pPr>
      <w:r w:rsidRPr="00283FF5">
        <w:rPr>
          <w:szCs w:val="24"/>
        </w:rPr>
        <w:t>Results</w:t>
      </w:r>
    </w:p>
    <w:p w14:paraId="375C062F" w14:textId="77777777" w:rsidR="00374BBB" w:rsidRPr="00283FF5" w:rsidRDefault="00374BBB" w:rsidP="00374BBB">
      <w:pPr>
        <w:pStyle w:val="Heading2"/>
        <w:spacing w:line="480" w:lineRule="auto"/>
        <w:rPr>
          <w:szCs w:val="24"/>
        </w:rPr>
      </w:pPr>
      <w:r w:rsidRPr="00283FF5">
        <w:rPr>
          <w:szCs w:val="24"/>
        </w:rPr>
        <w:t>Variation in first flowering day (FFD)</w:t>
      </w:r>
    </w:p>
    <w:p w14:paraId="60661529" w14:textId="77777777" w:rsidR="00374BBB" w:rsidRPr="00283FF5" w:rsidRDefault="00374BBB" w:rsidP="00374BBB">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Pr>
          <w:sz w:val="24"/>
          <w:szCs w:val="24"/>
        </w:rPr>
        <w:t xml:space="preserve">None of the species were observed in every year of the survey; sample size by species ranged from 5 to 13. </w:t>
      </w:r>
      <w:r w:rsidRPr="00283FF5">
        <w:rPr>
          <w:sz w:val="24"/>
          <w:szCs w:val="24"/>
        </w:rPr>
        <w:t xml:space="preserve"> The first flowering day (FFD) varie</w:t>
      </w:r>
      <w:r>
        <w:rPr>
          <w:sz w:val="24"/>
          <w:szCs w:val="24"/>
        </w:rPr>
        <w:t>d</w:t>
      </w:r>
      <w:r w:rsidRPr="00283FF5">
        <w:rPr>
          <w:sz w:val="24"/>
          <w:szCs w:val="24"/>
        </w:rPr>
        <w:t xml:space="preserve"> extensively both among years within a species and among species. Median FFD varied across the species from a low of </w:t>
      </w:r>
      <w:r>
        <w:rPr>
          <w:sz w:val="24"/>
          <w:szCs w:val="24"/>
        </w:rPr>
        <w:t>123</w:t>
      </w:r>
      <w:r w:rsidRPr="000B3163">
        <w:rPr>
          <w:sz w:val="24"/>
          <w:szCs w:val="24"/>
        </w:rPr>
        <w:t xml:space="preserve"> to a high of </w:t>
      </w:r>
      <w:r>
        <w:rPr>
          <w:sz w:val="24"/>
          <w:szCs w:val="24"/>
        </w:rPr>
        <w:t>206</w:t>
      </w:r>
      <w:r w:rsidRPr="00283FF5">
        <w:rPr>
          <w:sz w:val="24"/>
          <w:szCs w:val="24"/>
        </w:rPr>
        <w:t xml:space="preserve"> and </w:t>
      </w:r>
      <w:proofErr w:type="gramStart"/>
      <w:r w:rsidRPr="00283FF5">
        <w:rPr>
          <w:sz w:val="24"/>
          <w:szCs w:val="24"/>
        </w:rPr>
        <w:t>included early,</w:t>
      </w:r>
      <w:proofErr w:type="gramEnd"/>
      <w:r w:rsidRPr="00283FF5">
        <w:rPr>
          <w:sz w:val="24"/>
          <w:szCs w:val="24"/>
        </w:rPr>
        <w:t xml:space="preserve"> mid, and late spring flowering species (Fig. </w:t>
      </w:r>
      <w:r>
        <w:rPr>
          <w:sz w:val="24"/>
          <w:szCs w:val="24"/>
        </w:rPr>
        <w:t>2).</w:t>
      </w:r>
    </w:p>
    <w:p w14:paraId="4746A8CD" w14:textId="77777777" w:rsidR="00374BBB" w:rsidRPr="00283FF5" w:rsidRDefault="00374BBB" w:rsidP="00374BBB">
      <w:pPr>
        <w:pStyle w:val="Heading2"/>
        <w:spacing w:line="480" w:lineRule="auto"/>
        <w:rPr>
          <w:szCs w:val="24"/>
        </w:rPr>
      </w:pPr>
      <w:r w:rsidRPr="00283FF5">
        <w:rPr>
          <w:szCs w:val="24"/>
        </w:rPr>
        <w:lastRenderedPageBreak/>
        <w:t>Model selection</w:t>
      </w:r>
    </w:p>
    <w:p w14:paraId="7CC69151" w14:textId="77777777" w:rsidR="00374BBB" w:rsidRPr="00FA755C" w:rsidRDefault="00374BBB" w:rsidP="00374BBB">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Pr>
          <w:i w:val="0"/>
          <w:iCs/>
          <w:szCs w:val="24"/>
        </w:rPr>
        <w:t>. This indicates</w:t>
      </w:r>
      <w:r w:rsidRPr="00FA755C">
        <w:rPr>
          <w:i w:val="0"/>
          <w:iCs/>
          <w:szCs w:val="24"/>
        </w:rPr>
        <w:t xml:space="preserve"> that the influence of temperature and snowfall on flowering date was relatively negligent through an indirect effect on when the ground first became bare of snow each spring. </w:t>
      </w:r>
    </w:p>
    <w:p w14:paraId="68C1D040" w14:textId="6599674E" w:rsidR="00374BBB" w:rsidRPr="00283FF5" w:rsidRDefault="00374BBB" w:rsidP="00374BBB">
      <w:pPr>
        <w:spacing w:line="480" w:lineRule="auto"/>
        <w:rPr>
          <w:sz w:val="24"/>
          <w:szCs w:val="24"/>
        </w:rPr>
      </w:pPr>
      <w:r w:rsidRPr="00283FF5">
        <w:rPr>
          <w:sz w:val="24"/>
          <w:szCs w:val="24"/>
        </w:rPr>
        <w:tab/>
        <w:t>Based on the chi</w:t>
      </w:r>
      <w:r>
        <w:rPr>
          <w:sz w:val="24"/>
          <w:szCs w:val="24"/>
        </w:rPr>
        <w:t>-</w:t>
      </w:r>
      <w:r w:rsidRPr="00283FF5">
        <w:rPr>
          <w:sz w:val="24"/>
          <w:szCs w:val="24"/>
        </w:rPr>
        <w:t xml:space="preserve">squared </w:t>
      </w:r>
      <w:r w:rsidRPr="002D6834">
        <w:rPr>
          <w:sz w:val="24"/>
          <w:szCs w:val="24"/>
        </w:rPr>
        <w:t xml:space="preserve">statistic estimating goodness of fit </w:t>
      </w:r>
      <w:r w:rsidRPr="002D6834">
        <w:rPr>
          <w:sz w:val="24"/>
          <w:szCs w:val="24"/>
        </w:rPr>
        <w:fldChar w:fldCharType="begin"/>
      </w:r>
      <w:r w:rsidR="001C1E5F">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Pr="002D6834">
        <w:rPr>
          <w:sz w:val="24"/>
          <w:szCs w:val="24"/>
        </w:rPr>
        <w:fldChar w:fldCharType="separate"/>
      </w:r>
      <w:r w:rsidR="001C1E5F">
        <w:rPr>
          <w:noProof/>
          <w:sz w:val="24"/>
          <w:szCs w:val="24"/>
        </w:rPr>
        <w:t>(Grace, 2006)</w:t>
      </w:r>
      <w:r w:rsidRPr="002D6834">
        <w:rPr>
          <w:sz w:val="24"/>
          <w:szCs w:val="24"/>
        </w:rPr>
        <w:fldChar w:fldCharType="end"/>
      </w:r>
      <w:r w:rsidRPr="002D6834">
        <w:rPr>
          <w:sz w:val="24"/>
          <w:szCs w:val="24"/>
        </w:rPr>
        <w:t xml:space="preserve"> (</w:t>
      </w:r>
      <w:proofErr w:type="spellStart"/>
      <w:r w:rsidRPr="002D6834">
        <w:rPr>
          <w:i/>
          <w:iCs/>
          <w:sz w:val="24"/>
          <w:szCs w:val="24"/>
        </w:rPr>
        <w:t>lavaan</w:t>
      </w:r>
      <w:proofErr w:type="spellEnd"/>
      <w:r w:rsidRPr="002D6834">
        <w:rPr>
          <w:i/>
          <w:iCs/>
          <w:sz w:val="24"/>
          <w:szCs w:val="24"/>
        </w:rPr>
        <w:t>)</w:t>
      </w:r>
      <w:r w:rsidRPr="002D6834">
        <w:rPr>
          <w:sz w:val="24"/>
          <w:szCs w:val="24"/>
        </w:rPr>
        <w:t>, the reduced model was a good representation</w:t>
      </w:r>
      <w:r w:rsidRPr="00283FF5">
        <w:rPr>
          <w:sz w:val="24"/>
          <w:szCs w:val="24"/>
        </w:rPr>
        <w:t xml:space="preserve"> of the </w:t>
      </w:r>
      <w:r>
        <w:rPr>
          <w:sz w:val="24"/>
          <w:szCs w:val="24"/>
        </w:rPr>
        <w:t>relationships among the exogenous and endogenous variables</w:t>
      </w:r>
      <w:r w:rsidRPr="00283FF5">
        <w:rPr>
          <w:sz w:val="24"/>
          <w:szCs w:val="24"/>
        </w:rPr>
        <w:t xml:space="preserve"> for all but five species</w:t>
      </w:r>
      <w:r w:rsidRPr="0081502C">
        <w:rPr>
          <w:i/>
          <w:iCs/>
          <w:sz w:val="24"/>
          <w:szCs w:val="24"/>
        </w:rPr>
        <w:t xml:space="preserve"> </w:t>
      </w:r>
      <w:r>
        <w:rPr>
          <w:i/>
          <w:iCs/>
          <w:sz w:val="24"/>
          <w:szCs w:val="24"/>
        </w:rPr>
        <w:t>(</w:t>
      </w:r>
      <w:r w:rsidRPr="00283FF5">
        <w:rPr>
          <w:i/>
          <w:iCs/>
          <w:sz w:val="24"/>
          <w:szCs w:val="24"/>
        </w:rPr>
        <w:t>Anemone patens</w:t>
      </w:r>
      <w:r w:rsidRPr="00283FF5">
        <w:rPr>
          <w:sz w:val="24"/>
          <w:szCs w:val="24"/>
        </w:rPr>
        <w:t xml:space="preserve">, </w:t>
      </w:r>
      <w:r w:rsidRPr="00283FF5">
        <w:rPr>
          <w:i/>
          <w:iCs/>
          <w:sz w:val="24"/>
          <w:szCs w:val="24"/>
        </w:rPr>
        <w:t>Caltha palustris</w:t>
      </w:r>
      <w:r w:rsidRPr="00283FF5">
        <w:rPr>
          <w:sz w:val="24"/>
          <w:szCs w:val="24"/>
        </w:rPr>
        <w:t xml:space="preserve">, </w:t>
      </w:r>
      <w:r w:rsidRPr="00283FF5">
        <w:rPr>
          <w:i/>
          <w:iCs/>
          <w:sz w:val="24"/>
          <w:szCs w:val="24"/>
        </w:rPr>
        <w:t xml:space="preserve">Lithospermum </w:t>
      </w:r>
      <w:proofErr w:type="spellStart"/>
      <w:r w:rsidRPr="00283FF5">
        <w:rPr>
          <w:i/>
          <w:iCs/>
          <w:sz w:val="24"/>
          <w:szCs w:val="24"/>
        </w:rPr>
        <w:t>canescens</w:t>
      </w:r>
      <w:proofErr w:type="spellEnd"/>
      <w:r w:rsidRPr="00283FF5">
        <w:rPr>
          <w:sz w:val="24"/>
          <w:szCs w:val="24"/>
        </w:rPr>
        <w:t xml:space="preserve">, </w:t>
      </w:r>
      <w:r w:rsidRPr="00283FF5">
        <w:rPr>
          <w:i/>
          <w:iCs/>
          <w:sz w:val="24"/>
          <w:szCs w:val="24"/>
        </w:rPr>
        <w:t>Campanula rotundifolia</w:t>
      </w:r>
      <w:r w:rsidRPr="00283FF5">
        <w:rPr>
          <w:sz w:val="24"/>
          <w:szCs w:val="24"/>
        </w:rPr>
        <w:t xml:space="preserve">, and </w:t>
      </w:r>
      <w:r w:rsidRPr="00283FF5">
        <w:rPr>
          <w:i/>
          <w:iCs/>
          <w:sz w:val="24"/>
          <w:szCs w:val="24"/>
        </w:rPr>
        <w:t xml:space="preserve">Amorpha </w:t>
      </w:r>
      <w:proofErr w:type="spellStart"/>
      <w:r w:rsidRPr="00283FF5">
        <w:rPr>
          <w:i/>
          <w:iCs/>
          <w:sz w:val="24"/>
          <w:szCs w:val="24"/>
        </w:rPr>
        <w:t>canescens</w:t>
      </w:r>
      <w:proofErr w:type="spellEnd"/>
      <w:r>
        <w:rPr>
          <w:i/>
          <w:iCs/>
          <w:sz w:val="24"/>
          <w:szCs w:val="24"/>
        </w:rPr>
        <w:t>)</w:t>
      </w:r>
      <w:r w:rsidRPr="00283FF5">
        <w:rPr>
          <w:sz w:val="24"/>
          <w:szCs w:val="24"/>
        </w:rPr>
        <w:t xml:space="preserve">. </w:t>
      </w:r>
      <w:r>
        <w:rPr>
          <w:sz w:val="24"/>
          <w:szCs w:val="24"/>
        </w:rPr>
        <w:t xml:space="preserve">These five species were removed from further analysis and consideration.  </w:t>
      </w:r>
      <w:r w:rsidRPr="00283FF5">
        <w:rPr>
          <w:i/>
          <w:iCs/>
          <w:sz w:val="24"/>
          <w:szCs w:val="24"/>
        </w:rPr>
        <w:t xml:space="preserve"> </w:t>
      </w:r>
    </w:p>
    <w:p w14:paraId="6E5F22F4" w14:textId="77777777" w:rsidR="00374BBB" w:rsidRPr="00E87C27" w:rsidRDefault="00374BBB" w:rsidP="00374BBB">
      <w:pPr>
        <w:spacing w:line="480" w:lineRule="auto"/>
        <w:ind w:firstLine="720"/>
        <w:rPr>
          <w:sz w:val="24"/>
          <w:szCs w:val="24"/>
        </w:rPr>
      </w:pPr>
      <w:r>
        <w:rPr>
          <w:sz w:val="24"/>
          <w:szCs w:val="24"/>
        </w:rPr>
        <w:t xml:space="preserve">The results of path analysis are presented in </w:t>
      </w:r>
      <w:r w:rsidRPr="009A6C07">
        <w:rPr>
          <w:sz w:val="24"/>
          <w:szCs w:val="24"/>
        </w:rPr>
        <w:t>Figure 3</w:t>
      </w:r>
      <w:r>
        <w:rPr>
          <w:sz w:val="24"/>
          <w:szCs w:val="24"/>
        </w:rPr>
        <w:t xml:space="preserve"> and Table 1</w:t>
      </w:r>
      <w:r w:rsidRPr="00E87C27">
        <w:rPr>
          <w:sz w:val="24"/>
          <w:szCs w:val="24"/>
        </w:rPr>
        <w:t xml:space="preserve"> for each of the remaining species arranged by order of seasonal flowering sequence. The direct relationship between AGDU and FFD was significant in 12 out of 19 species analyzed suggesting an important role of temperature in determining flowering time for </w:t>
      </w:r>
      <w:proofErr w:type="gramStart"/>
      <w:r w:rsidRPr="00E87C27">
        <w:rPr>
          <w:sz w:val="24"/>
          <w:szCs w:val="24"/>
        </w:rPr>
        <w:t>a majority of</w:t>
      </w:r>
      <w:proofErr w:type="gramEnd"/>
      <w:r w:rsidRPr="00E87C27">
        <w:rPr>
          <w:sz w:val="24"/>
          <w:szCs w:val="24"/>
        </w:rPr>
        <w:t xml:space="preserve"> species. All twelve species with significant AGDU effects had positive coefficients, indicating that warmer temperatures earlier in the year led to earlier flowering.  The five first flowering species had strong and significant relationships between AGDU and FFD. Later flowering species typically had weaker, inconclusive relationships and few were significant. </w:t>
      </w:r>
      <w:r>
        <w:rPr>
          <w:sz w:val="24"/>
          <w:szCs w:val="24"/>
        </w:rPr>
        <w:t>For the direct effect of AGDU on SPDX, only 5 of 19 were significant and all regression coefficients were weakly positive</w:t>
      </w:r>
      <w:r w:rsidRPr="00E87C27">
        <w:rPr>
          <w:sz w:val="24"/>
          <w:szCs w:val="24"/>
        </w:rPr>
        <w:t xml:space="preserve">. Winter temperatures (AGDU) also had indirect effects on flowering time (FFD) through intermediary effects on the snowpack in March (SPDX) for </w:t>
      </w:r>
      <w:r>
        <w:rPr>
          <w:sz w:val="24"/>
          <w:szCs w:val="24"/>
        </w:rPr>
        <w:t xml:space="preserve">1 </w:t>
      </w:r>
      <w:r w:rsidRPr="00E87C27">
        <w:rPr>
          <w:sz w:val="24"/>
          <w:szCs w:val="24"/>
        </w:rPr>
        <w:t>species (</w:t>
      </w:r>
      <w:r w:rsidRPr="005163F1">
        <w:rPr>
          <w:i/>
          <w:sz w:val="24"/>
          <w:szCs w:val="24"/>
        </w:rPr>
        <w:t>Zigadenus elegans</w:t>
      </w:r>
      <w:r w:rsidRPr="00E87C27">
        <w:rPr>
          <w:sz w:val="24"/>
          <w:szCs w:val="24"/>
        </w:rPr>
        <w:t xml:space="preserve">).  </w:t>
      </w:r>
    </w:p>
    <w:p w14:paraId="52CCE692" w14:textId="51A7B4D5" w:rsidR="00374BBB" w:rsidRDefault="00374BBB" w:rsidP="00374BBB">
      <w:pPr>
        <w:spacing w:line="480" w:lineRule="auto"/>
        <w:ind w:firstLine="720"/>
        <w:rPr>
          <w:sz w:val="24"/>
          <w:szCs w:val="24"/>
        </w:rPr>
      </w:pPr>
      <w:r w:rsidRPr="00E87C27">
        <w:rPr>
          <w:sz w:val="24"/>
          <w:szCs w:val="24"/>
        </w:rPr>
        <w:t xml:space="preserve">The relationship between snowfall in the winter months (TSNOW) and snowpack in March (SPDX) was a predictably strong one. The path coefficient between the two variables was </w:t>
      </w:r>
      <w:r w:rsidRPr="00E87C27">
        <w:rPr>
          <w:sz w:val="24"/>
          <w:szCs w:val="24"/>
        </w:rPr>
        <w:lastRenderedPageBreak/>
        <w:t>positive and significant for all species. TSNOW was expected to be related to SPDX because both describe winter snowfall. However, only three out of the 19 species had a significant relationship between SPDX and FFD. In one species (</w:t>
      </w:r>
      <w:r w:rsidRPr="00E87C27">
        <w:rPr>
          <w:i/>
          <w:sz w:val="24"/>
          <w:szCs w:val="24"/>
        </w:rPr>
        <w:t xml:space="preserve">Cypripedium </w:t>
      </w:r>
      <w:proofErr w:type="spellStart"/>
      <w:r w:rsidRPr="00E87C27">
        <w:rPr>
          <w:i/>
          <w:sz w:val="24"/>
          <w:szCs w:val="24"/>
        </w:rPr>
        <w:t>candidum</w:t>
      </w:r>
      <w:proofErr w:type="spellEnd"/>
      <w:r w:rsidRPr="00E87C27">
        <w:rPr>
          <w:sz w:val="24"/>
          <w:szCs w:val="24"/>
        </w:rPr>
        <w:t xml:space="preserve">) the path coefficient was negative indicating that relatively large amounts of winter snowfall led to earlier flowering </w:t>
      </w:r>
      <w:r>
        <w:rPr>
          <w:sz w:val="24"/>
          <w:szCs w:val="24"/>
        </w:rPr>
        <w:t>compared</w:t>
      </w:r>
      <w:r w:rsidRPr="00E87C27">
        <w:rPr>
          <w:sz w:val="24"/>
          <w:szCs w:val="24"/>
        </w:rPr>
        <w:t xml:space="preserve"> to years when there was less winter snowfall</w:t>
      </w:r>
      <w:r w:rsidR="000F5EA2">
        <w:rPr>
          <w:sz w:val="24"/>
          <w:szCs w:val="24"/>
        </w:rPr>
        <w:t xml:space="preserve"> (Fig. 4)</w:t>
      </w:r>
      <w:r w:rsidRPr="00E87C27">
        <w:rPr>
          <w:sz w:val="24"/>
          <w:szCs w:val="24"/>
        </w:rPr>
        <w:t>.  However, in the other two species (</w:t>
      </w:r>
      <w:r w:rsidRPr="00E87C27">
        <w:rPr>
          <w:i/>
          <w:sz w:val="24"/>
          <w:szCs w:val="24"/>
        </w:rPr>
        <w:t>Zigadenus elegans</w:t>
      </w:r>
      <w:r w:rsidRPr="00E87C27">
        <w:rPr>
          <w:sz w:val="24"/>
          <w:szCs w:val="24"/>
        </w:rPr>
        <w:t xml:space="preserve"> and </w:t>
      </w:r>
      <w:r w:rsidRPr="00E87C27">
        <w:rPr>
          <w:i/>
          <w:sz w:val="24"/>
          <w:szCs w:val="24"/>
        </w:rPr>
        <w:t xml:space="preserve">Rosa </w:t>
      </w:r>
      <w:proofErr w:type="spellStart"/>
      <w:r w:rsidRPr="00E87C27">
        <w:rPr>
          <w:i/>
          <w:sz w:val="24"/>
          <w:szCs w:val="24"/>
        </w:rPr>
        <w:t>arkansana</w:t>
      </w:r>
      <w:proofErr w:type="spellEnd"/>
      <w:r w:rsidRPr="00E87C27">
        <w:rPr>
          <w:sz w:val="24"/>
          <w:szCs w:val="24"/>
        </w:rPr>
        <w:t xml:space="preserve">) the </w:t>
      </w:r>
      <w:r>
        <w:rPr>
          <w:sz w:val="24"/>
          <w:szCs w:val="24"/>
        </w:rPr>
        <w:t xml:space="preserve">regression </w:t>
      </w:r>
      <w:r w:rsidRPr="00E87C27">
        <w:rPr>
          <w:sz w:val="24"/>
          <w:szCs w:val="24"/>
        </w:rPr>
        <w:t>coefficient</w:t>
      </w:r>
      <w:r>
        <w:rPr>
          <w:sz w:val="24"/>
          <w:szCs w:val="24"/>
        </w:rPr>
        <w:t>s</w:t>
      </w:r>
      <w:r w:rsidRPr="00E87C27">
        <w:rPr>
          <w:sz w:val="24"/>
          <w:szCs w:val="24"/>
        </w:rPr>
        <w:t xml:space="preserve"> </w:t>
      </w:r>
      <w:r>
        <w:rPr>
          <w:sz w:val="24"/>
          <w:szCs w:val="24"/>
        </w:rPr>
        <w:t>were</w:t>
      </w:r>
      <w:r w:rsidRPr="00E87C27">
        <w:rPr>
          <w:sz w:val="24"/>
          <w:szCs w:val="24"/>
        </w:rPr>
        <w:t xml:space="preserve"> positive</w:t>
      </w:r>
      <w:r>
        <w:rPr>
          <w:sz w:val="24"/>
          <w:szCs w:val="24"/>
        </w:rPr>
        <w:t xml:space="preserve"> indicating that greater snowpack delayed flowering</w:t>
      </w:r>
      <w:r w:rsidRPr="00E87C27">
        <w:rPr>
          <w:sz w:val="24"/>
          <w:szCs w:val="24"/>
        </w:rPr>
        <w:t>.</w:t>
      </w:r>
      <w:r>
        <w:rPr>
          <w:sz w:val="24"/>
          <w:szCs w:val="24"/>
        </w:rPr>
        <w:t xml:space="preserve"> </w:t>
      </w:r>
      <w:r w:rsidR="000F5EA2">
        <w:rPr>
          <w:sz w:val="24"/>
          <w:szCs w:val="24"/>
        </w:rPr>
        <w:t xml:space="preserve">The is consistent with the pattern observed in other species in this analysis, though they were not significant (Fig. 4). </w:t>
      </w:r>
      <w:r>
        <w:rPr>
          <w:sz w:val="24"/>
          <w:szCs w:val="24"/>
        </w:rPr>
        <w:t xml:space="preserve">There were significant indirect effects of TSNOW on FFD for the same three species through its effects on SPDX (Table 1). </w:t>
      </w:r>
    </w:p>
    <w:p w14:paraId="19B659AA" w14:textId="77777777" w:rsidR="00374BBB" w:rsidRPr="00283FF5" w:rsidRDefault="00374BBB" w:rsidP="00374BBB">
      <w:pPr>
        <w:pStyle w:val="Heading1"/>
        <w:spacing w:line="480" w:lineRule="auto"/>
        <w:rPr>
          <w:szCs w:val="24"/>
        </w:rPr>
      </w:pPr>
      <w:r>
        <w:rPr>
          <w:szCs w:val="24"/>
        </w:rPr>
        <w:t>D</w:t>
      </w:r>
      <w:r w:rsidRPr="00283FF5">
        <w:rPr>
          <w:szCs w:val="24"/>
        </w:rPr>
        <w:t>iscussion</w:t>
      </w:r>
    </w:p>
    <w:p w14:paraId="039A9472" w14:textId="59369B99" w:rsidR="00374BBB" w:rsidRPr="0092017A" w:rsidRDefault="00374BBB" w:rsidP="00374BBB">
      <w:pPr>
        <w:spacing w:after="0" w:line="480" w:lineRule="auto"/>
        <w:rPr>
          <w:sz w:val="24"/>
          <w:szCs w:val="24"/>
        </w:rPr>
      </w:pPr>
      <w:r>
        <w:rPr>
          <w:sz w:val="24"/>
          <w:szCs w:val="24"/>
        </w:rPr>
        <w:tab/>
        <w:t xml:space="preserve">In this study we built a model to analyze relationships between temperature (AGDU), snowfall (TSNOW), snowpack (SPDX), date of first bare ground (DOBG), and first flowering day (FFD) for 19 prairie species. </w:t>
      </w:r>
      <w:r w:rsidRPr="0092017A">
        <w:rPr>
          <w:sz w:val="24"/>
          <w:szCs w:val="24"/>
        </w:rPr>
        <w:t xml:space="preserve">The model for all species improved when we excluded DOBG. We expected that the date of first bare ground would influence first flowering day as was reported by Inouye </w:t>
      </w:r>
      <w:r>
        <w:rPr>
          <w:sz w:val="24"/>
          <w:szCs w:val="24"/>
        </w:rPr>
        <w:fldChar w:fldCharType="begin"/>
      </w:r>
      <w:r>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Pr>
          <w:sz w:val="24"/>
          <w:szCs w:val="24"/>
        </w:rPr>
        <w:fldChar w:fldCharType="separate"/>
      </w:r>
      <w:r>
        <w:rPr>
          <w:noProof/>
          <w:sz w:val="24"/>
          <w:szCs w:val="24"/>
        </w:rPr>
        <w:t>(2002)</w:t>
      </w:r>
      <w:r>
        <w:rPr>
          <w:sz w:val="24"/>
          <w:szCs w:val="24"/>
        </w:rPr>
        <w:fldChar w:fldCharType="end"/>
      </w:r>
      <w:r w:rsidRPr="0092017A">
        <w:rPr>
          <w:sz w:val="24"/>
          <w:szCs w:val="24"/>
        </w:rPr>
        <w:t xml:space="preserve"> for montane species in Colorado. However, only a few of the species had a significant relationship between DOBG and FFD suggesting that when the winter snow melt</w:t>
      </w:r>
      <w:r>
        <w:rPr>
          <w:sz w:val="24"/>
          <w:szCs w:val="24"/>
        </w:rPr>
        <w:t xml:space="preserve"> occurs</w:t>
      </w:r>
      <w:r w:rsidRPr="0092017A">
        <w:rPr>
          <w:sz w:val="24"/>
          <w:szCs w:val="24"/>
        </w:rPr>
        <w:t xml:space="preserve"> is not important </w:t>
      </w:r>
      <w:r>
        <w:rPr>
          <w:sz w:val="24"/>
          <w:szCs w:val="24"/>
        </w:rPr>
        <w:t>for</w:t>
      </w:r>
      <w:r w:rsidRPr="0092017A">
        <w:rPr>
          <w:sz w:val="24"/>
          <w:szCs w:val="24"/>
        </w:rPr>
        <w:t xml:space="preserve"> determining when plants begin flowering. </w:t>
      </w:r>
      <w:r>
        <w:rPr>
          <w:sz w:val="24"/>
          <w:szCs w:val="24"/>
        </w:rPr>
        <w:t xml:space="preserve">An explanation for the lack of relationship between DOBG and FFD is that early DOBG could lead to increased frost damage in sensitive buds while later DOBG extends the date at which buds could emerge </w:t>
      </w:r>
      <w:r>
        <w:rPr>
          <w:sz w:val="24"/>
          <w:szCs w:val="24"/>
        </w:rPr>
        <w:fldChar w:fldCharType="begin"/>
      </w:r>
      <w:r w:rsidR="001C1E5F">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Pr>
          <w:sz w:val="24"/>
          <w:szCs w:val="24"/>
        </w:rPr>
        <w:fldChar w:fldCharType="separate"/>
      </w:r>
      <w:r w:rsidR="001C1E5F">
        <w:rPr>
          <w:noProof/>
          <w:sz w:val="24"/>
          <w:szCs w:val="24"/>
        </w:rPr>
        <w:t>(Sherwood et al, 2017)</w:t>
      </w:r>
      <w:r>
        <w:rPr>
          <w:sz w:val="24"/>
          <w:szCs w:val="24"/>
        </w:rPr>
        <w:fldChar w:fldCharType="end"/>
      </w:r>
      <w:r>
        <w:rPr>
          <w:sz w:val="24"/>
          <w:szCs w:val="24"/>
        </w:rPr>
        <w:t xml:space="preserve">. Plants themselves may also compensate for a late start by shortening other growth stages, resulting in the same flower timing regardless of DOBG </w:t>
      </w:r>
      <w:r>
        <w:rPr>
          <w:sz w:val="24"/>
          <w:szCs w:val="24"/>
        </w:rPr>
        <w:fldChar w:fldCharType="begin"/>
      </w:r>
      <w:r w:rsidR="001C1E5F">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Pr>
          <w:sz w:val="24"/>
          <w:szCs w:val="24"/>
        </w:rPr>
        <w:fldChar w:fldCharType="separate"/>
      </w:r>
      <w:r w:rsidR="001C1E5F">
        <w:rPr>
          <w:noProof/>
          <w:sz w:val="24"/>
          <w:szCs w:val="24"/>
        </w:rPr>
        <w:t>(Semenchuk et al, 2016)</w:t>
      </w:r>
      <w:r>
        <w:rPr>
          <w:sz w:val="24"/>
          <w:szCs w:val="24"/>
        </w:rPr>
        <w:fldChar w:fldCharType="end"/>
      </w:r>
      <w:r>
        <w:rPr>
          <w:sz w:val="24"/>
          <w:szCs w:val="24"/>
        </w:rPr>
        <w:t xml:space="preserve">. </w:t>
      </w:r>
      <w:r w:rsidRPr="0092017A">
        <w:rPr>
          <w:sz w:val="24"/>
          <w:szCs w:val="24"/>
        </w:rPr>
        <w:t xml:space="preserve">In contrast, temperature seems to be a consistent determinant of </w:t>
      </w:r>
      <w:r>
        <w:rPr>
          <w:sz w:val="24"/>
          <w:szCs w:val="24"/>
        </w:rPr>
        <w:t>flower timing</w:t>
      </w:r>
      <w:r w:rsidRPr="0092017A">
        <w:rPr>
          <w:sz w:val="24"/>
          <w:szCs w:val="24"/>
        </w:rPr>
        <w:t xml:space="preserve">. </w:t>
      </w:r>
    </w:p>
    <w:p w14:paraId="5C3D8A0B" w14:textId="4247277F" w:rsidR="00374BBB" w:rsidRPr="0092017A" w:rsidRDefault="00374BBB" w:rsidP="00374BBB">
      <w:pPr>
        <w:spacing w:after="0" w:line="480" w:lineRule="auto"/>
        <w:ind w:firstLine="360"/>
        <w:rPr>
          <w:sz w:val="24"/>
          <w:szCs w:val="24"/>
        </w:rPr>
      </w:pPr>
      <w:r w:rsidRPr="0092017A">
        <w:rPr>
          <w:sz w:val="24"/>
          <w:szCs w:val="24"/>
        </w:rPr>
        <w:lastRenderedPageBreak/>
        <w:t xml:space="preserve">AGDU and FFD had a positive and significant relationship in most of the species. A higher AGDU means a colder spring suggesting that temperature is important for growth and development. This was especially the case for earlier flowering species. These results mirror other studies of </w:t>
      </w:r>
      <w:r>
        <w:rPr>
          <w:sz w:val="24"/>
          <w:szCs w:val="24"/>
        </w:rPr>
        <w:t xml:space="preserve">plants in </w:t>
      </w:r>
      <w:r w:rsidRPr="0092017A">
        <w:rPr>
          <w:sz w:val="24"/>
          <w:szCs w:val="24"/>
        </w:rPr>
        <w:t>upper Midwestern prairie</w:t>
      </w:r>
      <w:r>
        <w:rPr>
          <w:sz w:val="24"/>
          <w:szCs w:val="24"/>
        </w:rPr>
        <w:t>s</w:t>
      </w:r>
      <w:r w:rsidRPr="0092017A">
        <w:rPr>
          <w:sz w:val="24"/>
          <w:szCs w:val="24"/>
        </w:rPr>
        <w:t xml:space="preserve">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(Dunnell &amp; Travers, 2011)</w:t>
      </w:r>
      <w:r>
        <w:rPr>
          <w:sz w:val="24"/>
          <w:szCs w:val="24"/>
        </w:rPr>
        <w:fldChar w:fldCharType="end"/>
      </w:r>
      <w:r>
        <w:rPr>
          <w:sz w:val="24"/>
          <w:szCs w:val="24"/>
        </w:rPr>
        <w:t xml:space="preserve">, Pacific Northwestern prairies </w:t>
      </w:r>
      <w:r>
        <w:rPr>
          <w:sz w:val="24"/>
          <w:szCs w:val="24"/>
        </w:rPr>
        <w:fldChar w:fldCharType="begin"/>
      </w:r>
      <w:r w:rsidR="001C1E5F">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Pr>
          <w:sz w:val="24"/>
          <w:szCs w:val="24"/>
        </w:rPr>
        <w:fldChar w:fldCharType="separate"/>
      </w:r>
      <w:r w:rsidR="001C1E5F">
        <w:rPr>
          <w:noProof/>
          <w:sz w:val="24"/>
          <w:szCs w:val="24"/>
        </w:rPr>
        <w:t>(Reed et al, 2019)</w:t>
      </w:r>
      <w:r>
        <w:rPr>
          <w:sz w:val="24"/>
          <w:szCs w:val="24"/>
        </w:rPr>
        <w:fldChar w:fldCharType="end"/>
      </w:r>
      <w:r>
        <w:rPr>
          <w:sz w:val="24"/>
          <w:szCs w:val="24"/>
        </w:rPr>
        <w:t xml:space="preserve">, </w:t>
      </w:r>
      <w:r w:rsidRPr="0092017A">
        <w:rPr>
          <w:sz w:val="24"/>
          <w:szCs w:val="24"/>
        </w:rPr>
        <w:t xml:space="preserve"> and other temperate communities </w:t>
      </w:r>
      <w:r>
        <w:rPr>
          <w:sz w:val="24"/>
          <w:szCs w:val="24"/>
        </w:rPr>
        <w:fldChar w:fldCharType="begin"/>
      </w:r>
      <w:r w:rsidR="001C1E5F">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Pr>
          <w:sz w:val="24"/>
          <w:szCs w:val="24"/>
        </w:rPr>
        <w:fldChar w:fldCharType="separate"/>
      </w:r>
      <w:r w:rsidR="001C1E5F">
        <w:rPr>
          <w:noProof/>
          <w:sz w:val="24"/>
          <w:szCs w:val="24"/>
        </w:rPr>
        <w:t>(Cook et al, 2012)</w:t>
      </w:r>
      <w:r>
        <w:rPr>
          <w:sz w:val="24"/>
          <w:szCs w:val="24"/>
        </w:rPr>
        <w:fldChar w:fldCharType="end"/>
      </w:r>
      <w:r w:rsidRPr="0092017A">
        <w:rPr>
          <w:sz w:val="24"/>
          <w:szCs w:val="24"/>
        </w:rPr>
        <w:t xml:space="preserve">. </w:t>
      </w:r>
      <w:r>
        <w:rPr>
          <w:sz w:val="24"/>
          <w:szCs w:val="24"/>
        </w:rPr>
        <w:t xml:space="preserve">Interestingly, these results differ from previous research for areas that receive substantial amounts of snow, such as alpine and tundra environments. Moreover, Sherwood et al. (2017) found that temperature manipulations, specifically heating, had no effect on flowering phenology in montane species. Bjorkman et al. (2015) found that temperature was not strongly related to flowering phenology in tundra species. Temperature was a significant predictor for only one of four species observed </w:t>
      </w:r>
      <w:r>
        <w:rPr>
          <w:sz w:val="24"/>
          <w:szCs w:val="24"/>
        </w:rPr>
        <w:fldChar w:fldCharType="begin"/>
      </w:r>
      <w:r w:rsidR="001C1E5F">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Pr>
          <w:sz w:val="24"/>
          <w:szCs w:val="24"/>
        </w:rPr>
        <w:fldChar w:fldCharType="separate"/>
      </w:r>
      <w:r w:rsidR="001C1E5F">
        <w:rPr>
          <w:noProof/>
          <w:sz w:val="24"/>
          <w:szCs w:val="24"/>
        </w:rPr>
        <w:t>(Bjorkman et al, 2015)</w:t>
      </w:r>
      <w:r>
        <w:rPr>
          <w:sz w:val="24"/>
          <w:szCs w:val="24"/>
        </w:rPr>
        <w:fldChar w:fldCharType="end"/>
      </w:r>
      <w:r>
        <w:rPr>
          <w:sz w:val="24"/>
          <w:szCs w:val="24"/>
        </w:rPr>
        <w:t xml:space="preserve">. Temperature may be more important than date of first bare ground for flowering phenology in tallgrass prairies compared to alpine settings because of the short, intense growing season in alpine communities. In a short growing season, there is a higher premium for every day of growth. </w:t>
      </w:r>
    </w:p>
    <w:p w14:paraId="3FE59D6A" w14:textId="4ED75487" w:rsidR="00374BBB" w:rsidRDefault="00374BBB" w:rsidP="00374BBB">
      <w:pPr>
        <w:spacing w:after="0" w:line="480" w:lineRule="auto"/>
        <w:ind w:firstLine="360"/>
        <w:rPr>
          <w:sz w:val="24"/>
          <w:szCs w:val="24"/>
        </w:rPr>
      </w:pPr>
      <w:r w:rsidRPr="009D4114">
        <w:rPr>
          <w:sz w:val="24"/>
          <w:szCs w:val="24"/>
        </w:rPr>
        <w:t>Snowpack in March was largely unimportant</w:t>
      </w:r>
      <w:r>
        <w:rPr>
          <w:sz w:val="24"/>
          <w:szCs w:val="24"/>
        </w:rPr>
        <w:t>,</w:t>
      </w:r>
      <w:r w:rsidRPr="00C906F5">
        <w:rPr>
          <w:sz w:val="24"/>
          <w:szCs w:val="24"/>
        </w:rPr>
        <w:t xml:space="preserve"> </w:t>
      </w:r>
      <w:proofErr w:type="gramStart"/>
      <w:r w:rsidRPr="00C906F5">
        <w:rPr>
          <w:sz w:val="24"/>
          <w:szCs w:val="24"/>
        </w:rPr>
        <w:t>with the exception of</w:t>
      </w:r>
      <w:proofErr w:type="gramEnd"/>
      <w:r w:rsidRPr="00C906F5">
        <w:rPr>
          <w:sz w:val="24"/>
          <w:szCs w:val="24"/>
        </w:rPr>
        <w:t xml:space="preserve"> three </w:t>
      </w:r>
      <w:r>
        <w:rPr>
          <w:sz w:val="24"/>
          <w:szCs w:val="24"/>
        </w:rPr>
        <w:t xml:space="preserve">later flowering </w:t>
      </w:r>
      <w:r w:rsidRPr="00C906F5">
        <w:rPr>
          <w:sz w:val="24"/>
          <w:szCs w:val="24"/>
        </w:rPr>
        <w:t xml:space="preserve">species. </w:t>
      </w:r>
      <w:r w:rsidRPr="009D4114">
        <w:rPr>
          <w:sz w:val="24"/>
          <w:szCs w:val="24"/>
        </w:rPr>
        <w:t>Two species</w:t>
      </w:r>
      <w:r w:rsidRPr="0092017A">
        <w:rPr>
          <w:sz w:val="24"/>
          <w:szCs w:val="24"/>
        </w:rPr>
        <w:t xml:space="preserve"> (</w:t>
      </w:r>
      <w:r w:rsidRPr="0092017A">
        <w:rPr>
          <w:i/>
          <w:iCs/>
          <w:sz w:val="24"/>
          <w:szCs w:val="24"/>
        </w:rPr>
        <w:t xml:space="preserve">Rosa </w:t>
      </w:r>
      <w:proofErr w:type="spellStart"/>
      <w:r w:rsidRPr="0092017A">
        <w:rPr>
          <w:i/>
          <w:iCs/>
          <w:sz w:val="24"/>
          <w:szCs w:val="24"/>
        </w:rPr>
        <w:t>arkansana</w:t>
      </w:r>
      <w:proofErr w:type="spellEnd"/>
      <w:r w:rsidRPr="0092017A">
        <w:rPr>
          <w:i/>
          <w:iCs/>
          <w:sz w:val="24"/>
          <w:szCs w:val="24"/>
        </w:rPr>
        <w:t xml:space="preserve"> </w:t>
      </w:r>
      <w:r w:rsidRPr="0092017A">
        <w:rPr>
          <w:sz w:val="24"/>
          <w:szCs w:val="24"/>
        </w:rPr>
        <w:t xml:space="preserve">and </w:t>
      </w:r>
      <w:r w:rsidRPr="0092017A">
        <w:rPr>
          <w:i/>
          <w:iCs/>
          <w:sz w:val="24"/>
          <w:szCs w:val="24"/>
        </w:rPr>
        <w:t>Zigadenus elegans</w:t>
      </w:r>
      <w:r w:rsidRPr="0092017A">
        <w:rPr>
          <w:sz w:val="24"/>
          <w:szCs w:val="24"/>
        </w:rPr>
        <w:t>)</w:t>
      </w:r>
      <w:r w:rsidRPr="009D4114">
        <w:rPr>
          <w:sz w:val="24"/>
          <w:szCs w:val="24"/>
        </w:rPr>
        <w:t xml:space="preserve"> had positive regression coefficients meaning the deeper the snow</w:t>
      </w:r>
      <w:r w:rsidRPr="00C906F5">
        <w:rPr>
          <w:sz w:val="24"/>
          <w:szCs w:val="24"/>
        </w:rPr>
        <w:t xml:space="preserve"> on day X in March, the later</w:t>
      </w:r>
      <w:r w:rsidRPr="009D4114">
        <w:rPr>
          <w:sz w:val="24"/>
          <w:szCs w:val="24"/>
        </w:rPr>
        <w:t xml:space="preserve"> the species flowered. This outcome would be expected if snow cover impaired earlier flowering.</w:t>
      </w:r>
      <w:r>
        <w:rPr>
          <w:sz w:val="24"/>
          <w:szCs w:val="24"/>
        </w:rPr>
        <w:t xml:space="preserve"> Since these species flower later in the summer, developmental processes earlier in the spring could be directly affected by snowpack, shifting flowering phenology. </w:t>
      </w:r>
      <w:r w:rsidRPr="0092017A">
        <w:rPr>
          <w:sz w:val="24"/>
          <w:szCs w:val="24"/>
        </w:rPr>
        <w:t>One species</w:t>
      </w:r>
      <w:r>
        <w:rPr>
          <w:sz w:val="24"/>
          <w:szCs w:val="24"/>
        </w:rPr>
        <w:t xml:space="preserve"> (</w:t>
      </w:r>
      <w:r>
        <w:rPr>
          <w:i/>
          <w:iCs/>
          <w:sz w:val="24"/>
          <w:szCs w:val="24"/>
        </w:rPr>
        <w:t xml:space="preserve">Cypripedium </w:t>
      </w:r>
      <w:proofErr w:type="spellStart"/>
      <w:r>
        <w:rPr>
          <w:i/>
          <w:iCs/>
          <w:sz w:val="24"/>
          <w:szCs w:val="24"/>
        </w:rPr>
        <w:t>candidum</w:t>
      </w:r>
      <w:proofErr w:type="spellEnd"/>
      <w:r>
        <w:rPr>
          <w:sz w:val="24"/>
          <w:szCs w:val="24"/>
        </w:rPr>
        <w:t>)</w:t>
      </w:r>
      <w:r w:rsidRPr="0092017A">
        <w:rPr>
          <w:sz w:val="24"/>
          <w:szCs w:val="24"/>
        </w:rPr>
        <w:t xml:space="preserve"> </w:t>
      </w:r>
      <w:r>
        <w:rPr>
          <w:sz w:val="24"/>
          <w:szCs w:val="24"/>
        </w:rPr>
        <w:t>had</w:t>
      </w:r>
      <w:r w:rsidRPr="0092017A">
        <w:rPr>
          <w:sz w:val="24"/>
          <w:szCs w:val="24"/>
        </w:rPr>
        <w:t xml:space="preserve"> a negative regression coefficient </w:t>
      </w:r>
      <w:r>
        <w:rPr>
          <w:sz w:val="24"/>
          <w:szCs w:val="24"/>
        </w:rPr>
        <w:t xml:space="preserve">meaning that increased snowpack led to earlier flowering. </w:t>
      </w:r>
      <w:r>
        <w:rPr>
          <w:i/>
          <w:iCs/>
          <w:sz w:val="24"/>
          <w:szCs w:val="24"/>
        </w:rPr>
        <w:t xml:space="preserve">Cypripedium </w:t>
      </w:r>
      <w:proofErr w:type="spellStart"/>
      <w:r>
        <w:rPr>
          <w:i/>
          <w:iCs/>
          <w:sz w:val="24"/>
          <w:szCs w:val="24"/>
        </w:rPr>
        <w:t>candidum</w:t>
      </w:r>
      <w:proofErr w:type="spellEnd"/>
      <w:r>
        <w:rPr>
          <w:i/>
          <w:iCs/>
          <w:sz w:val="24"/>
          <w:szCs w:val="24"/>
        </w:rPr>
        <w:t xml:space="preserve"> </w:t>
      </w:r>
      <w:r>
        <w:rPr>
          <w:sz w:val="24"/>
          <w:szCs w:val="24"/>
        </w:rPr>
        <w:t xml:space="preserve">is the only obligative wetland species used in this analysis, which may explain the strong relationship between flowering and winter precipitation. Since soil moisture from </w:t>
      </w:r>
      <w:r>
        <w:rPr>
          <w:sz w:val="24"/>
          <w:szCs w:val="24"/>
        </w:rPr>
        <w:lastRenderedPageBreak/>
        <w:t xml:space="preserve">snowpack can take months to dissipate, snowmelt and early evapotranspiration may affect the soil moisture available for species that flower later in the season </w:t>
      </w:r>
      <w:r>
        <w:rPr>
          <w:sz w:val="24"/>
          <w:szCs w:val="24"/>
        </w:rPr>
        <w:fldChar w:fldCharType="begin"/>
      </w:r>
      <w:r w:rsidR="001C1E5F">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Pr>
          <w:sz w:val="24"/>
          <w:szCs w:val="24"/>
        </w:rPr>
        <w:fldChar w:fldCharType="separate"/>
      </w:r>
      <w:r w:rsidR="001C1E5F">
        <w:rPr>
          <w:noProof/>
          <w:sz w:val="24"/>
          <w:szCs w:val="24"/>
        </w:rPr>
        <w:t>(Wang et al, 2018)</w:t>
      </w:r>
      <w:r>
        <w:rPr>
          <w:sz w:val="24"/>
          <w:szCs w:val="24"/>
        </w:rPr>
        <w:fldChar w:fldCharType="end"/>
      </w:r>
      <w:r>
        <w:rPr>
          <w:sz w:val="24"/>
          <w:szCs w:val="24"/>
        </w:rPr>
        <w:t>. Whether due to impaired early development or quantities of soil moisture, these three species are compensating for the conditions that resulted from snowpack by shifting flowering phenology.</w:t>
      </w:r>
    </w:p>
    <w:p w14:paraId="66D4C80B" w14:textId="1D705EA3" w:rsidR="00374BBB" w:rsidRPr="0092017A" w:rsidRDefault="00374BBB" w:rsidP="00374BBB">
      <w:pPr>
        <w:spacing w:after="0" w:line="480" w:lineRule="auto"/>
        <w:ind w:firstLine="720"/>
        <w:rPr>
          <w:sz w:val="24"/>
          <w:szCs w:val="24"/>
        </w:rPr>
      </w:pPr>
      <w:r w:rsidRPr="0092017A">
        <w:rPr>
          <w:sz w:val="24"/>
          <w:szCs w:val="24"/>
        </w:rPr>
        <w:t>Overall, our results suggest that snowpack does not have a strong relationship with flower timing</w:t>
      </w:r>
      <w:r>
        <w:rPr>
          <w:sz w:val="24"/>
          <w:szCs w:val="24"/>
        </w:rPr>
        <w:t xml:space="preserve"> in Midwestern prairies</w:t>
      </w:r>
      <w:r w:rsidRPr="0092017A">
        <w:rPr>
          <w:sz w:val="24"/>
          <w:szCs w:val="24"/>
        </w:rPr>
        <w:t xml:space="preserve">. </w:t>
      </w:r>
      <w:r>
        <w:rPr>
          <w:sz w:val="24"/>
          <w:szCs w:val="24"/>
        </w:rPr>
        <w:t>S</w:t>
      </w:r>
      <w:r w:rsidRPr="0092017A">
        <w:rPr>
          <w:sz w:val="24"/>
          <w:szCs w:val="24"/>
        </w:rPr>
        <w:t xml:space="preserve">nowpack </w:t>
      </w:r>
      <w:r>
        <w:rPr>
          <w:sz w:val="24"/>
          <w:szCs w:val="24"/>
        </w:rPr>
        <w:t>may</w:t>
      </w:r>
      <w:r w:rsidRPr="0092017A">
        <w:rPr>
          <w:sz w:val="24"/>
          <w:szCs w:val="24"/>
        </w:rPr>
        <w:t xml:space="preserve"> not inhibit flowering because</w:t>
      </w:r>
      <w:r>
        <w:rPr>
          <w:sz w:val="24"/>
          <w:szCs w:val="24"/>
        </w:rPr>
        <w:t>,</w:t>
      </w:r>
      <w:r w:rsidRPr="0092017A">
        <w:rPr>
          <w:sz w:val="24"/>
          <w:szCs w:val="24"/>
        </w:rPr>
        <w:t xml:space="preserve"> even with </w:t>
      </w:r>
      <w:r>
        <w:rPr>
          <w:sz w:val="24"/>
          <w:szCs w:val="24"/>
        </w:rPr>
        <w:t xml:space="preserve">a </w:t>
      </w:r>
      <w:r w:rsidRPr="0092017A">
        <w:rPr>
          <w:sz w:val="24"/>
          <w:szCs w:val="24"/>
        </w:rPr>
        <w:t>late start</w:t>
      </w:r>
      <w:r>
        <w:rPr>
          <w:sz w:val="24"/>
          <w:szCs w:val="24"/>
        </w:rPr>
        <w:t>,</w:t>
      </w:r>
      <w:r w:rsidRPr="0092017A">
        <w:rPr>
          <w:sz w:val="24"/>
          <w:szCs w:val="24"/>
        </w:rPr>
        <w:t xml:space="preserve"> growing plants </w:t>
      </w:r>
      <w:r>
        <w:rPr>
          <w:sz w:val="24"/>
          <w:szCs w:val="24"/>
        </w:rPr>
        <w:t xml:space="preserve">may be able to catch up by shortening earlier developmental phases </w:t>
      </w:r>
      <w:r>
        <w:rPr>
          <w:sz w:val="24"/>
          <w:szCs w:val="24"/>
        </w:rPr>
        <w:fldChar w:fldCharType="begin"/>
      </w:r>
      <w:r w:rsidR="001C1E5F">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Pr>
          <w:sz w:val="24"/>
          <w:szCs w:val="24"/>
        </w:rPr>
        <w:fldChar w:fldCharType="separate"/>
      </w:r>
      <w:r w:rsidR="001C1E5F">
        <w:rPr>
          <w:noProof/>
          <w:sz w:val="24"/>
          <w:szCs w:val="24"/>
        </w:rPr>
        <w:t>(Semenchuk et al, 2016)</w:t>
      </w:r>
      <w:r>
        <w:rPr>
          <w:sz w:val="24"/>
          <w:szCs w:val="24"/>
        </w:rPr>
        <w:fldChar w:fldCharType="end"/>
      </w:r>
      <w:r>
        <w:rPr>
          <w:sz w:val="24"/>
          <w:szCs w:val="24"/>
        </w:rPr>
        <w:t>. We expected snowpack to influence early flowering species and not later flowering species but, our results indicate that growth and flowering begin regardless of snow cover. In comparison with snowpack, a</w:t>
      </w:r>
      <w:r w:rsidRPr="00075B6A">
        <w:rPr>
          <w:sz w:val="24"/>
          <w:szCs w:val="24"/>
        </w:rPr>
        <w:t xml:space="preserve">ir temperature </w:t>
      </w:r>
      <w:r>
        <w:rPr>
          <w:sz w:val="24"/>
          <w:szCs w:val="24"/>
        </w:rPr>
        <w:t>had</w:t>
      </w:r>
      <w:r w:rsidRPr="00075B6A">
        <w:rPr>
          <w:sz w:val="24"/>
          <w:szCs w:val="24"/>
        </w:rPr>
        <w:t xml:space="preserve"> a much stronger effect on when plants flower. </w:t>
      </w:r>
      <w:r>
        <w:rPr>
          <w:sz w:val="24"/>
          <w:szCs w:val="24"/>
        </w:rPr>
        <w:t>The five earliest flowering species had 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0C0B345A" w14:textId="169830E3" w:rsidR="00374BBB" w:rsidRDefault="00374BBB" w:rsidP="00374BBB">
      <w:pPr>
        <w:spacing w:line="480" w:lineRule="auto"/>
        <w:rPr>
          <w:sz w:val="24"/>
          <w:szCs w:val="24"/>
        </w:rPr>
      </w:pPr>
      <w:r>
        <w:rPr>
          <w:sz w:val="24"/>
          <w:szCs w:val="24"/>
        </w:rPr>
        <w:tab/>
        <w:t xml:space="preserve">Further research is needed to better understand the relationships between changing climatic conditions and flowering phenology. We only considered snow cover and melt but, other forms of precipitation might be more tightly related to triggering flowering. </w:t>
      </w:r>
      <w:proofErr w:type="spellStart"/>
      <w:r>
        <w:rPr>
          <w:sz w:val="24"/>
          <w:szCs w:val="24"/>
        </w:rPr>
        <w:t>Patricola</w:t>
      </w:r>
      <w:proofErr w:type="spellEnd"/>
      <w:r>
        <w:rPr>
          <w:sz w:val="24"/>
          <w:szCs w:val="24"/>
        </w:rPr>
        <w:t xml:space="preserve"> and Cook (2013) found that precipitation is expected to increase for April and May with climate change and decrease for July and August. These changes could have implications for flowering phenology throughout the growing season.</w:t>
      </w:r>
    </w:p>
    <w:p w14:paraId="6798429D" w14:textId="57406C2E" w:rsidR="00796A82" w:rsidRDefault="00796A82" w:rsidP="00374BBB">
      <w:pPr>
        <w:spacing w:line="480" w:lineRule="auto"/>
        <w:rPr>
          <w:sz w:val="24"/>
          <w:szCs w:val="24"/>
        </w:rPr>
      </w:pPr>
    </w:p>
    <w:p w14:paraId="5D83172C" w14:textId="77777777" w:rsidR="00796A82" w:rsidRDefault="00796A82" w:rsidP="00374BBB">
      <w:pPr>
        <w:spacing w:line="480" w:lineRule="auto"/>
        <w:rPr>
          <w:sz w:val="24"/>
          <w:szCs w:val="24"/>
        </w:rPr>
      </w:pPr>
    </w:p>
    <w:p w14:paraId="24E418D2" w14:textId="77777777" w:rsidR="00374BBB" w:rsidRDefault="00374BBB" w:rsidP="00374BBB">
      <w:pPr>
        <w:spacing w:line="480" w:lineRule="auto"/>
        <w:rPr>
          <w:b/>
          <w:bCs/>
          <w:sz w:val="24"/>
          <w:szCs w:val="24"/>
        </w:rPr>
      </w:pPr>
      <w:r w:rsidRPr="00560D7E">
        <w:rPr>
          <w:b/>
          <w:bCs/>
          <w:sz w:val="24"/>
          <w:szCs w:val="24"/>
        </w:rPr>
        <w:lastRenderedPageBreak/>
        <w:t>Acknowledgements</w:t>
      </w:r>
    </w:p>
    <w:p w14:paraId="5D98E5A3" w14:textId="2EC87990" w:rsidR="00374BBB" w:rsidRDefault="00374BBB" w:rsidP="00374BBB">
      <w:pPr>
        <w:spacing w:line="480" w:lineRule="auto"/>
        <w:rPr>
          <w:sz w:val="24"/>
          <w:szCs w:val="24"/>
        </w:rPr>
      </w:pPr>
      <w:r>
        <w:rPr>
          <w:sz w:val="24"/>
          <w:szCs w:val="24"/>
        </w:rPr>
        <w:t xml:space="preserve">We are grateful to Althea Archer for her help with R and setting up GitHub collaboration and to Ned </w:t>
      </w:r>
      <w:proofErr w:type="spellStart"/>
      <w:r>
        <w:rPr>
          <w:sz w:val="24"/>
          <w:szCs w:val="24"/>
        </w:rPr>
        <w:t>Dochterman</w:t>
      </w:r>
      <w:proofErr w:type="spellEnd"/>
      <w:r>
        <w:rPr>
          <w:sz w:val="24"/>
          <w:szCs w:val="24"/>
        </w:rPr>
        <w:t xml:space="preserve"> for advice on structural equation modeling. We </w:t>
      </w:r>
      <w:r w:rsidR="00EF77E7">
        <w:rPr>
          <w:sz w:val="24"/>
          <w:szCs w:val="24"/>
        </w:rPr>
        <w:t>thank</w:t>
      </w:r>
      <w:r>
        <w:rPr>
          <w:sz w:val="24"/>
          <w:szCs w:val="24"/>
        </w:rPr>
        <w:t xml:space="preserve"> Edward </w:t>
      </w:r>
      <w:proofErr w:type="spellStart"/>
      <w:r>
        <w:rPr>
          <w:sz w:val="24"/>
          <w:szCs w:val="24"/>
        </w:rPr>
        <w:t>DeKeyser</w:t>
      </w:r>
      <w:proofErr w:type="spellEnd"/>
      <w:r>
        <w:rPr>
          <w:sz w:val="24"/>
          <w:szCs w:val="24"/>
        </w:rPr>
        <w:t xml:space="preserve"> for his expertise on prairie and wetland plant species.</w:t>
      </w:r>
    </w:p>
    <w:p w14:paraId="3B236D08" w14:textId="77777777" w:rsidR="00374BBB" w:rsidRPr="00374BBB" w:rsidRDefault="00374BBB" w:rsidP="00374BBB">
      <w:pPr>
        <w:spacing w:line="480" w:lineRule="auto"/>
        <w:rPr>
          <w:b/>
          <w:bCs/>
          <w:sz w:val="24"/>
          <w:szCs w:val="24"/>
        </w:rPr>
      </w:pPr>
      <w:r w:rsidRPr="00374BBB">
        <w:rPr>
          <w:b/>
          <w:bCs/>
          <w:sz w:val="24"/>
          <w:szCs w:val="24"/>
        </w:rPr>
        <w:t>Literature Cited</w:t>
      </w:r>
    </w:p>
    <w:p w14:paraId="041036C1" w14:textId="64F15AEA" w:rsidR="001C1E5F" w:rsidRPr="001C1E5F" w:rsidRDefault="00374BBB" w:rsidP="00880F64">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1C1E5F" w:rsidRPr="001C1E5F">
        <w:t xml:space="preserve">Bjorkman, A. D., Elmendorf, S. C., Beamish, A. L., Vellend, M. &amp; Henry, G. H. R. (2015) Contrasting effects of warming and increased snowfall on Arctic tundra plant phenology over the past two decades. </w:t>
      </w:r>
      <w:r w:rsidR="001C1E5F" w:rsidRPr="001C1E5F">
        <w:rPr>
          <w:i/>
        </w:rPr>
        <w:t>Global Change Biology</w:t>
      </w:r>
      <w:r w:rsidR="001C1E5F" w:rsidRPr="001C1E5F">
        <w:t>, 21(12), 4651-4661.</w:t>
      </w:r>
      <w:r w:rsidR="00D2193D">
        <w:t xml:space="preserve"> doi:</w:t>
      </w:r>
      <w:r w:rsidR="00D2193D" w:rsidRPr="00D2193D">
        <w:t xml:space="preserve"> 10.1111/gcb.13051</w:t>
      </w:r>
      <w:r w:rsidR="00D2193D">
        <w:t xml:space="preserve">. </w:t>
      </w:r>
    </w:p>
    <w:p w14:paraId="726BBD1D" w14:textId="4336C87B" w:rsidR="001C1E5F" w:rsidRPr="001C1E5F" w:rsidRDefault="001C1E5F" w:rsidP="00880F64">
      <w:pPr>
        <w:pStyle w:val="EndNoteBibliography"/>
        <w:spacing w:after="0"/>
        <w:ind w:left="720" w:hanging="720"/>
      </w:pPr>
      <w:r w:rsidRPr="001C1E5F">
        <w:t xml:space="preserve">Cleland, E. E., Chuine, I., Menzel, A., Mooney, H. A. &amp; Schwartz, M. D. (2007) Shifting plant phenology in response to global change. </w:t>
      </w:r>
      <w:r w:rsidRPr="001C1E5F">
        <w:rPr>
          <w:i/>
        </w:rPr>
        <w:t>Trends in Ecology &amp; Evolution</w:t>
      </w:r>
      <w:r w:rsidRPr="001C1E5F">
        <w:t>, 22(7), 357-365.</w:t>
      </w:r>
      <w:r w:rsidR="00D2193D">
        <w:t xml:space="preserve"> doi:</w:t>
      </w:r>
      <w:r w:rsidR="00D2193D" w:rsidRPr="00D2193D">
        <w:t>10.1016/j.tree.2007.04.003</w:t>
      </w:r>
      <w:r w:rsidR="00D2193D">
        <w:t>.</w:t>
      </w:r>
    </w:p>
    <w:p w14:paraId="60F3CE43" w14:textId="656D4FAD" w:rsidR="001C1E5F" w:rsidRPr="001C1E5F" w:rsidRDefault="001C1E5F" w:rsidP="00880F64">
      <w:pPr>
        <w:pStyle w:val="EndNoteBibliography"/>
        <w:spacing w:after="0"/>
        <w:ind w:left="720" w:hanging="720"/>
      </w:pPr>
      <w:r w:rsidRPr="001C1E5F">
        <w:t xml:space="preserve">Cook, B. I., Wolkovich, E. M., Davies, T. J., Ault, T. R., Betancourt, J. L., Allen, J. M., Bolmgren, K., Cleland, E. E., Crimmins, T. M., Kraft, N. J. B., Lancaster, L. T., Mazer, S. J., McCabe, G. J., McGill, B. J., Parmesan, C., Pau, S., Regetz, J., Salamin, N., Schwartz, M. D. &amp; Travers, S. E. (2012) Sensitivity of Spring Phenology to Warming Across Temporal and Spatial Climate Gradients in Two Independent Databases. </w:t>
      </w:r>
      <w:r w:rsidRPr="001C1E5F">
        <w:rPr>
          <w:i/>
        </w:rPr>
        <w:t>Ecosystems</w:t>
      </w:r>
      <w:r w:rsidRPr="001C1E5F">
        <w:t>, 15(8), 1283-1294.</w:t>
      </w:r>
      <w:r w:rsidR="00D2193D">
        <w:t xml:space="preserve"> doi:</w:t>
      </w:r>
      <w:r w:rsidR="00D2193D" w:rsidRPr="00D2193D">
        <w:t xml:space="preserve"> 10.1007/s10021-012-9584-5</w:t>
      </w:r>
      <w:r w:rsidR="00D2193D">
        <w:t>.</w:t>
      </w:r>
    </w:p>
    <w:p w14:paraId="1D9260A5" w14:textId="1451BE83" w:rsidR="001C1E5F" w:rsidRPr="001C1E5F" w:rsidRDefault="001C1E5F" w:rsidP="00880F64">
      <w:pPr>
        <w:pStyle w:val="EndNoteBibliography"/>
        <w:spacing w:after="0"/>
        <w:ind w:left="720" w:hanging="720"/>
      </w:pPr>
      <w:r w:rsidRPr="001C1E5F">
        <w:t xml:space="preserve">Dunnell, K. L. &amp; Travers, S. E. (2011) Shifts in the flowering phenology of the northern Great Plains: Patterns over 100 years. </w:t>
      </w:r>
      <w:r w:rsidRPr="001C1E5F">
        <w:rPr>
          <w:i/>
        </w:rPr>
        <w:t>American journal of botany</w:t>
      </w:r>
      <w:r w:rsidRPr="001C1E5F">
        <w:t>, 98(6), 935-945.</w:t>
      </w:r>
      <w:r w:rsidR="00D2193D">
        <w:t xml:space="preserve"> doi:</w:t>
      </w:r>
      <w:r w:rsidR="00D2193D" w:rsidRPr="00D2193D">
        <w:t>10.3732/ajb.1000363</w:t>
      </w:r>
      <w:r w:rsidR="00D2193D">
        <w:t xml:space="preserve">. </w:t>
      </w:r>
    </w:p>
    <w:p w14:paraId="6EFB902E" w14:textId="24A66B7E" w:rsidR="001C1E5F" w:rsidRPr="001C1E5F" w:rsidRDefault="001C1E5F" w:rsidP="00880F64">
      <w:pPr>
        <w:pStyle w:val="EndNoteBibliography"/>
        <w:spacing w:after="0"/>
        <w:ind w:left="720" w:hanging="720"/>
      </w:pPr>
      <w:r w:rsidRPr="001C1E5F">
        <w:t xml:space="preserve">Grace, J. B. (2006) </w:t>
      </w:r>
      <w:r w:rsidRPr="001C1E5F">
        <w:rPr>
          <w:i/>
        </w:rPr>
        <w:t>Structural Equation Modeling and Natural Systems</w:t>
      </w:r>
      <w:r w:rsidRPr="001C1E5F">
        <w:t xml:space="preserve">, </w:t>
      </w:r>
      <w:r w:rsidRPr="001C1E5F">
        <w:rPr>
          <w:i/>
        </w:rPr>
        <w:t>63</w:t>
      </w:r>
      <w:r w:rsidRPr="001C1E5F">
        <w:t>. Cambridge, U.K.: Cambridge University Press.</w:t>
      </w:r>
      <w:r w:rsidR="00D2193D">
        <w:t xml:space="preserve"> doi:10.1111/j.1541-0420.2007.00856_13.x</w:t>
      </w:r>
      <w:r w:rsidR="00517DE8">
        <w:t>.</w:t>
      </w:r>
    </w:p>
    <w:p w14:paraId="0F244F85" w14:textId="32EEB531" w:rsidR="001C1E5F" w:rsidRPr="001C1E5F" w:rsidRDefault="001C1E5F" w:rsidP="00880F64">
      <w:pPr>
        <w:pStyle w:val="EndNoteBibliography"/>
        <w:spacing w:after="0"/>
        <w:ind w:left="720" w:hanging="720"/>
      </w:pPr>
      <w:r w:rsidRPr="001C1E5F">
        <w:t xml:space="preserve">Inouye, D. W., Morales, M. A. &amp; Dodge, G. J. (2002) Variation in timing and abundance of flowering by Delphinium barbeyi Huth (Ranunculaceae): the roles of snowpack, frost, and La Nina, in the context of climate change. </w:t>
      </w:r>
      <w:r w:rsidRPr="001C1E5F">
        <w:rPr>
          <w:i/>
        </w:rPr>
        <w:t>Oecologia</w:t>
      </w:r>
      <w:r w:rsidRPr="001C1E5F">
        <w:t>, 130, 543-550.</w:t>
      </w:r>
      <w:r w:rsidR="002A3447">
        <w:t xml:space="preserve"> doi:</w:t>
      </w:r>
      <w:r w:rsidR="002A3447" w:rsidRPr="002A3447">
        <w:t>10.1007/s00442-001-0835-y</w:t>
      </w:r>
      <w:r w:rsidR="002A3447">
        <w:t>.</w:t>
      </w:r>
    </w:p>
    <w:p w14:paraId="198CF38E" w14:textId="4242BA0D" w:rsidR="001C1E5F" w:rsidRPr="001C1E5F" w:rsidRDefault="001C1E5F" w:rsidP="00880F64">
      <w:pPr>
        <w:pStyle w:val="EndNoteBibliography"/>
        <w:spacing w:after="0"/>
        <w:ind w:left="720" w:hanging="720"/>
      </w:pPr>
      <w:r w:rsidRPr="001C1E5F">
        <w:t xml:space="preserve">Kharouba, H. M., Ehrlen, J., Gelman, A., Bolmgren, K., Allen, J. M., Travers, S. E. &amp; Wolkovich, E. M. (2018) Global shifts in the phenological synchrony of species interactions over recent decades. </w:t>
      </w:r>
      <w:r w:rsidRPr="001C1E5F">
        <w:rPr>
          <w:i/>
        </w:rPr>
        <w:t>Proceedings of the National Academy of Sciences of the United States of America</w:t>
      </w:r>
      <w:r w:rsidRPr="001C1E5F">
        <w:t>, 115(20), 5211-5216.</w:t>
      </w:r>
      <w:r w:rsidR="008A062C">
        <w:t xml:space="preserve"> doi:</w:t>
      </w:r>
      <w:r w:rsidR="002A3447">
        <w:t xml:space="preserve"> </w:t>
      </w:r>
      <w:r w:rsidR="008A062C" w:rsidRPr="008A062C">
        <w:t>10.1073/pnas.1714511115</w:t>
      </w:r>
      <w:r w:rsidR="008A062C">
        <w:t>.</w:t>
      </w:r>
    </w:p>
    <w:p w14:paraId="6C36BDB2" w14:textId="7E9824C9" w:rsidR="001C1E5F" w:rsidRPr="001C1E5F" w:rsidRDefault="001C1E5F" w:rsidP="00880F64">
      <w:pPr>
        <w:pStyle w:val="EndNoteBibliography"/>
        <w:spacing w:after="0"/>
        <w:ind w:left="720" w:hanging="720"/>
      </w:pPr>
      <w:r w:rsidRPr="001C1E5F">
        <w:t xml:space="preserve">Kharouba, H. M. &amp; Wolkovich, E. M. (2020) Disconnects between ecological theory and data in phenological mismatch research. </w:t>
      </w:r>
      <w:r w:rsidRPr="001C1E5F">
        <w:rPr>
          <w:i/>
        </w:rPr>
        <w:t>Nature Climate Change</w:t>
      </w:r>
      <w:r w:rsidRPr="001C1E5F">
        <w:t>, 10(5), 406-415.</w:t>
      </w:r>
      <w:r w:rsidR="008A062C">
        <w:t xml:space="preserve"> doi:</w:t>
      </w:r>
      <w:r w:rsidR="008A062C" w:rsidRPr="008A062C">
        <w:t xml:space="preserve"> 10.1038/s41558-020-0752-x</w:t>
      </w:r>
      <w:r w:rsidR="008A062C">
        <w:t>.</w:t>
      </w:r>
    </w:p>
    <w:p w14:paraId="3BEE6213" w14:textId="6609AD3D" w:rsidR="001C1E5F" w:rsidRPr="001C1E5F" w:rsidRDefault="001C1E5F" w:rsidP="00880F64">
      <w:pPr>
        <w:pStyle w:val="EndNoteBibliography"/>
        <w:spacing w:after="0"/>
        <w:ind w:left="720" w:hanging="720"/>
      </w:pPr>
      <w:r w:rsidRPr="001C1E5F">
        <w:t xml:space="preserve">McMaster, G. S. &amp; Wilhelm, W. W. (1997) Growing degree-days: one equation, two interpretations. </w:t>
      </w:r>
      <w:r w:rsidRPr="001C1E5F">
        <w:rPr>
          <w:i/>
        </w:rPr>
        <w:t>Agricultural and forest meteorology</w:t>
      </w:r>
      <w:r w:rsidRPr="001C1E5F">
        <w:t>, 87(4), 291-300.</w:t>
      </w:r>
      <w:r w:rsidR="008A062C">
        <w:t xml:space="preserve"> doi:</w:t>
      </w:r>
      <w:r w:rsidR="008A062C" w:rsidRPr="008A062C">
        <w:t xml:space="preserve"> 10.1016/S0168-1923(97)00027-0</w:t>
      </w:r>
      <w:r w:rsidR="008A062C">
        <w:t>.</w:t>
      </w:r>
    </w:p>
    <w:p w14:paraId="6C756B5F" w14:textId="6898F07A" w:rsidR="001C1E5F" w:rsidRPr="001C1E5F" w:rsidRDefault="001C1E5F" w:rsidP="00880F64">
      <w:pPr>
        <w:pStyle w:val="EndNoteBibliography"/>
        <w:spacing w:after="0"/>
        <w:ind w:left="720" w:hanging="720"/>
      </w:pPr>
      <w:r w:rsidRPr="001C1E5F">
        <w:t xml:space="preserve">Miller-Rushing, A. J. &amp; Primack, R. B. (2008) Global warming and flowering times in Thoreau's concord: A community perspective. </w:t>
      </w:r>
      <w:r w:rsidRPr="001C1E5F">
        <w:rPr>
          <w:i/>
        </w:rPr>
        <w:t>Ecology</w:t>
      </w:r>
      <w:r w:rsidRPr="001C1E5F">
        <w:t>, 89(2), 332-341.</w:t>
      </w:r>
      <w:r w:rsidR="008A062C">
        <w:t xml:space="preserve"> doi:</w:t>
      </w:r>
      <w:r w:rsidR="008A062C" w:rsidRPr="008A062C">
        <w:t xml:space="preserve"> 10.1890/07-0068.1</w:t>
      </w:r>
      <w:r w:rsidR="008A062C">
        <w:t xml:space="preserve">. </w:t>
      </w:r>
    </w:p>
    <w:p w14:paraId="57DE45DF" w14:textId="2FDBB618" w:rsidR="001C1E5F" w:rsidRPr="001C1E5F" w:rsidRDefault="00294F1D" w:rsidP="00880F64">
      <w:pPr>
        <w:pStyle w:val="EndNoteBibliography"/>
        <w:spacing w:after="0"/>
        <w:ind w:left="720" w:hanging="720"/>
      </w:pPr>
      <w:r>
        <w:t>IPCC</w:t>
      </w:r>
      <w:r w:rsidR="001C1E5F" w:rsidRPr="001C1E5F">
        <w:t xml:space="preserve">. (2014) </w:t>
      </w:r>
      <w:r w:rsidR="001C1E5F" w:rsidRPr="001C1E5F">
        <w:rPr>
          <w:i/>
        </w:rPr>
        <w:t>Climate Change 2014: Synthesis Report. Contribution of Working Groups I, II, and III to the Fifth Assessment Report of the Intergovernmental Panel on Climate Change</w:t>
      </w:r>
      <w:r>
        <w:rPr>
          <w:i/>
        </w:rPr>
        <w:t xml:space="preserve"> </w:t>
      </w:r>
      <w:r>
        <w:rPr>
          <w:iCs/>
        </w:rPr>
        <w:t xml:space="preserve">[Core Writing Team, R.K. Pachauri and L.A. Meyers (eds.)]. IPCC, </w:t>
      </w:r>
      <w:r w:rsidR="001C1E5F" w:rsidRPr="001C1E5F">
        <w:t>Geneva, Switzerland.</w:t>
      </w:r>
      <w:r>
        <w:t xml:space="preserve"> </w:t>
      </w:r>
      <w:r w:rsidRPr="00294F1D">
        <w:t>https://www.ipcc.ch/site/assets/uploads/2018/05/SYR_AR5_FINAL_full_wcover.pdf</w:t>
      </w:r>
      <w:r>
        <w:t xml:space="preserve"> </w:t>
      </w:r>
    </w:p>
    <w:p w14:paraId="6754FAB9" w14:textId="4876BD21" w:rsidR="001C1E5F" w:rsidRPr="001C1E5F" w:rsidRDefault="001C1E5F" w:rsidP="00880F64">
      <w:pPr>
        <w:pStyle w:val="EndNoteBibliography"/>
        <w:spacing w:after="0"/>
        <w:ind w:left="720" w:hanging="720"/>
      </w:pPr>
      <w:r w:rsidRPr="001C1E5F">
        <w:t xml:space="preserve">Parmesan, C. (2006) Ecological and evolutionary responses to recent climate change. </w:t>
      </w:r>
      <w:r w:rsidRPr="001C1E5F">
        <w:rPr>
          <w:i/>
        </w:rPr>
        <w:t>Annual Review of Ecology Evolution and Systematics</w:t>
      </w:r>
      <w:r w:rsidRPr="001C1E5F">
        <w:t>, 37, 637-669.</w:t>
      </w:r>
      <w:r w:rsidR="00294F1D">
        <w:t xml:space="preserve"> doi:10.1146/annurev.ecolsys.37.091305.110100.</w:t>
      </w:r>
    </w:p>
    <w:p w14:paraId="65A5AF79" w14:textId="49FDAE79" w:rsidR="001C1E5F" w:rsidRPr="001C1E5F" w:rsidRDefault="001C1E5F" w:rsidP="00880F64">
      <w:pPr>
        <w:pStyle w:val="EndNoteBibliography"/>
        <w:spacing w:after="0"/>
        <w:ind w:left="720" w:hanging="720"/>
      </w:pPr>
      <w:r w:rsidRPr="001C1E5F">
        <w:lastRenderedPageBreak/>
        <w:t xml:space="preserve">Rathcke, B. &amp; Lacey, E. P. (1985) </w:t>
      </w:r>
      <w:r w:rsidR="00294F1D" w:rsidRPr="001C1E5F">
        <w:t>Phenological Patterns Of Terrestrial Plants</w:t>
      </w:r>
      <w:r w:rsidRPr="001C1E5F">
        <w:t xml:space="preserve">. </w:t>
      </w:r>
      <w:r w:rsidRPr="001C1E5F">
        <w:rPr>
          <w:i/>
        </w:rPr>
        <w:t>Annual Review of Ecology and Systematics</w:t>
      </w:r>
      <w:r w:rsidRPr="001C1E5F">
        <w:t>, 16, 179-214.</w:t>
      </w:r>
      <w:r w:rsidR="00294F1D">
        <w:t xml:space="preserve"> doi:</w:t>
      </w:r>
      <w:r w:rsidR="00294F1D" w:rsidRPr="00294F1D">
        <w:t xml:space="preserve"> 10.1146/annurev.es.16.110185.001143</w:t>
      </w:r>
      <w:r w:rsidR="00294F1D">
        <w:t>.</w:t>
      </w:r>
    </w:p>
    <w:p w14:paraId="75AEE787" w14:textId="76F1BC1F" w:rsidR="001C1E5F" w:rsidRPr="001C1E5F" w:rsidRDefault="001C1E5F" w:rsidP="00880F64">
      <w:pPr>
        <w:pStyle w:val="EndNoteBibliography"/>
        <w:spacing w:after="0"/>
        <w:ind w:left="720" w:hanging="720"/>
      </w:pPr>
      <w:r w:rsidRPr="001C1E5F">
        <w:t xml:space="preserve">Reed, P. B., Pfeifer‐Meister, L. E., Roy, B. A., Johnson, B. R., Bailes, G. T., Nelson, A. A., Boulay, M. C., Hamman, S. T. &amp; Bridgham, S. D. (2019) Prairie plant phenology driven more by temperature than moisture in climate manipulations across a latitudinal gradient in the Pacific Northwest, USA. </w:t>
      </w:r>
      <w:r w:rsidRPr="001C1E5F">
        <w:rPr>
          <w:i/>
        </w:rPr>
        <w:t>Ecology and evolution</w:t>
      </w:r>
      <w:r w:rsidRPr="001C1E5F">
        <w:t>, 9(6), 3637-3650.</w:t>
      </w:r>
      <w:r w:rsidR="00294F1D">
        <w:t xml:space="preserve"> doi:10.1002/ece3.4995</w:t>
      </w:r>
    </w:p>
    <w:p w14:paraId="2FFCBC5F" w14:textId="77777777" w:rsidR="001C1E5F" w:rsidRPr="001C1E5F" w:rsidRDefault="001C1E5F" w:rsidP="00880F64">
      <w:pPr>
        <w:pStyle w:val="EndNoteBibliography"/>
        <w:spacing w:after="0"/>
        <w:ind w:left="720" w:hanging="720"/>
      </w:pPr>
      <w:r w:rsidRPr="001C1E5F">
        <w:t xml:space="preserve">Rosseel, Y. (2012) </w:t>
      </w:r>
      <w:r w:rsidRPr="001C1E5F">
        <w:rPr>
          <w:i/>
        </w:rPr>
        <w:t>lavaan</w:t>
      </w:r>
      <w:r w:rsidRPr="001C1E5F">
        <w:t>: An R Package for Structural Equation Modeling. Journal of Statistical Software.</w:t>
      </w:r>
    </w:p>
    <w:p w14:paraId="7E014FF0" w14:textId="6585FBA2" w:rsidR="001C1E5F" w:rsidRPr="001C1E5F" w:rsidRDefault="001C1E5F" w:rsidP="00880F64">
      <w:pPr>
        <w:pStyle w:val="EndNoteBibliography"/>
        <w:spacing w:after="0"/>
        <w:ind w:left="720" w:hanging="720"/>
      </w:pPr>
      <w:r w:rsidRPr="001C1E5F">
        <w:t xml:space="preserve">Schemske, D. W. (1977) Flowering Phenology and Seed Set in Claytonia virginica (Portulacaceae). </w:t>
      </w:r>
      <w:r w:rsidRPr="001C1E5F">
        <w:rPr>
          <w:i/>
        </w:rPr>
        <w:t>Bulletin of the Torrey Botanical Club</w:t>
      </w:r>
      <w:r w:rsidRPr="001C1E5F">
        <w:t>, 104, 254-263.</w:t>
      </w:r>
      <w:r w:rsidR="00294F1D">
        <w:t xml:space="preserve"> doi:</w:t>
      </w:r>
      <w:r w:rsidR="00294F1D" w:rsidRPr="00294F1D">
        <w:t>10.2307/2484307</w:t>
      </w:r>
    </w:p>
    <w:p w14:paraId="727B4121" w14:textId="6C76E84A" w:rsidR="001C1E5F" w:rsidRPr="001C1E5F" w:rsidRDefault="001C1E5F" w:rsidP="00880F64">
      <w:pPr>
        <w:pStyle w:val="EndNoteBibliography"/>
        <w:spacing w:after="0"/>
        <w:ind w:left="720" w:hanging="720"/>
      </w:pPr>
      <w:r w:rsidRPr="001C1E5F">
        <w:t xml:space="preserve">Schwartz, M. D., Ahas, R. &amp; Aasa, A. (2006) Onset of spring starting earlier across the Northern Hemisphere. </w:t>
      </w:r>
      <w:r w:rsidRPr="001C1E5F">
        <w:rPr>
          <w:i/>
        </w:rPr>
        <w:t>Global Change Biology</w:t>
      </w:r>
      <w:r w:rsidRPr="001C1E5F">
        <w:t>, 12(2), 343-351.</w:t>
      </w:r>
      <w:r w:rsidR="00294F1D">
        <w:t xml:space="preserve"> doi:</w:t>
      </w:r>
      <w:r w:rsidR="00294F1D" w:rsidRPr="00294F1D">
        <w:t xml:space="preserve"> 10.1111/j.1365-2486.2005.01097.x</w:t>
      </w:r>
      <w:r w:rsidR="00294F1D">
        <w:t>.</w:t>
      </w:r>
    </w:p>
    <w:p w14:paraId="1C8809A3" w14:textId="6A7C7465" w:rsidR="001C1E5F" w:rsidRPr="001C1E5F" w:rsidRDefault="001C1E5F" w:rsidP="00880F64">
      <w:pPr>
        <w:pStyle w:val="EndNoteBibliography"/>
        <w:spacing w:after="0"/>
        <w:ind w:left="720" w:hanging="720"/>
      </w:pPr>
      <w:r w:rsidRPr="001C1E5F">
        <w:t xml:space="preserve">Semenchuk, P. R., Gillespie, M. A. K., Rumpf, S. B., Baggesen, N., Elberling, B. &amp; Cooper, E. J. (2016) High Arctic plant phenology is determined by snowmelt patterns but duration of phenological periods is fixed: an example of periodicity. </w:t>
      </w:r>
      <w:r w:rsidRPr="001C1E5F">
        <w:rPr>
          <w:i/>
        </w:rPr>
        <w:t>Environmental Research Letters</w:t>
      </w:r>
      <w:r w:rsidRPr="001C1E5F">
        <w:t>, 11(12).</w:t>
      </w:r>
      <w:r w:rsidR="00294F1D">
        <w:t xml:space="preserve"> doi:</w:t>
      </w:r>
      <w:r w:rsidR="00294F1D" w:rsidRPr="00294F1D">
        <w:t xml:space="preserve"> 10.1088/1748-9326/11/12/125006</w:t>
      </w:r>
      <w:r w:rsidR="00294F1D">
        <w:t>.</w:t>
      </w:r>
    </w:p>
    <w:p w14:paraId="5204EA42" w14:textId="059F17F0" w:rsidR="001C1E5F" w:rsidRPr="001C1E5F" w:rsidRDefault="001C1E5F" w:rsidP="00880F64">
      <w:pPr>
        <w:pStyle w:val="EndNoteBibliography"/>
        <w:spacing w:after="0"/>
        <w:ind w:left="720" w:hanging="720"/>
      </w:pPr>
      <w:r w:rsidRPr="001C1E5F">
        <w:t xml:space="preserve">Sherwood, J. A., Debinski, D. M., Caragea, P. C. &amp; Germino, M. J. (2017) Effects of experimentally reduced snowpack and passive warming on montane meadow plant phenology and floral resources. </w:t>
      </w:r>
      <w:r w:rsidRPr="001C1E5F">
        <w:rPr>
          <w:i/>
        </w:rPr>
        <w:t>Ecosphere</w:t>
      </w:r>
      <w:r w:rsidRPr="001C1E5F">
        <w:t>, 8(3).</w:t>
      </w:r>
      <w:r w:rsidR="00294F1D">
        <w:t xml:space="preserve"> doi:</w:t>
      </w:r>
      <w:r w:rsidR="00294F1D" w:rsidRPr="00294F1D">
        <w:t xml:space="preserve"> 10.1002/ecs2.1745</w:t>
      </w:r>
      <w:r w:rsidR="00294F1D">
        <w:t>.</w:t>
      </w:r>
    </w:p>
    <w:p w14:paraId="6D90B850" w14:textId="14076987" w:rsidR="001C1E5F" w:rsidRPr="001C1E5F" w:rsidRDefault="00880F64" w:rsidP="00880F64">
      <w:pPr>
        <w:pStyle w:val="EndNoteBibliography"/>
        <w:spacing w:after="0"/>
        <w:ind w:left="720" w:hanging="720"/>
      </w:pPr>
      <w:r>
        <w:t>R Core Team</w:t>
      </w:r>
      <w:r w:rsidR="001C1E5F" w:rsidRPr="001C1E5F">
        <w:t xml:space="preserve">. (2020) </w:t>
      </w:r>
      <w:r w:rsidR="001C1E5F" w:rsidRPr="001C1E5F">
        <w:rPr>
          <w:i/>
        </w:rPr>
        <w:t>R: A language and environment for statistical computing</w:t>
      </w:r>
      <w:r w:rsidR="001C1E5F" w:rsidRPr="001C1E5F">
        <w:t xml:space="preserve">. Vienna, Austria. Available online: </w:t>
      </w:r>
      <w:hyperlink r:id="rId10" w:history="1">
        <w:r w:rsidR="001C1E5F" w:rsidRPr="001C1E5F">
          <w:rPr>
            <w:rStyle w:val="Hyperlink"/>
          </w:rPr>
          <w:t>https://www.R-project.org/</w:t>
        </w:r>
      </w:hyperlink>
      <w:r w:rsidR="001C1E5F" w:rsidRPr="001C1E5F">
        <w:t>.</w:t>
      </w:r>
    </w:p>
    <w:p w14:paraId="2935BDC7" w14:textId="224AE2FC" w:rsidR="001C1E5F" w:rsidRPr="001C1E5F" w:rsidRDefault="001C1E5F" w:rsidP="00880F64">
      <w:pPr>
        <w:pStyle w:val="EndNoteBibliography"/>
        <w:spacing w:after="0"/>
        <w:ind w:left="720" w:hanging="720"/>
      </w:pPr>
      <w:r w:rsidRPr="001C1E5F">
        <w:t xml:space="preserve">Visser, M. E. &amp; Gienapp, P. (2019) Evolutionary and demographic consequences of phenological mismatches. </w:t>
      </w:r>
      <w:r w:rsidRPr="001C1E5F">
        <w:rPr>
          <w:i/>
        </w:rPr>
        <w:t>Nature Ecology &amp; Evolution</w:t>
      </w:r>
      <w:r w:rsidRPr="001C1E5F">
        <w:t>, 3(6), 879-885.</w:t>
      </w:r>
      <w:r w:rsidR="00880F64">
        <w:t xml:space="preserve"> doi: </w:t>
      </w:r>
      <w:r w:rsidR="00880F64" w:rsidRPr="00880F64">
        <w:t>10.1038/s41559-019-0880-8</w:t>
      </w:r>
      <w:r w:rsidR="00880F64">
        <w:t>.</w:t>
      </w:r>
    </w:p>
    <w:p w14:paraId="6204DE15" w14:textId="42DAE876" w:rsidR="001C1E5F" w:rsidRPr="001C1E5F" w:rsidRDefault="001C1E5F" w:rsidP="00880F64">
      <w:pPr>
        <w:pStyle w:val="EndNoteBibliography"/>
        <w:spacing w:after="0"/>
        <w:ind w:left="720" w:hanging="720"/>
      </w:pPr>
      <w:r w:rsidRPr="001C1E5F">
        <w:t xml:space="preserve">Wang, X., Wang, T., Guo, H., Liu, D., Zhao, Y., Zhang, T., Liu, Q. &amp; Piao, S. (2018) Disentangling the mechanisms behind winter snow impact on vegetation activity in northern ecosystems. </w:t>
      </w:r>
      <w:r w:rsidRPr="001C1E5F">
        <w:rPr>
          <w:i/>
        </w:rPr>
        <w:t>Global Change Biology</w:t>
      </w:r>
      <w:r w:rsidRPr="001C1E5F">
        <w:t>, 24(4), 1651-1662.</w:t>
      </w:r>
      <w:r w:rsidR="00880F64">
        <w:t xml:space="preserve"> doi:</w:t>
      </w:r>
      <w:r w:rsidR="00880F64" w:rsidRPr="00880F64">
        <w:t xml:space="preserve"> 10.1111/gcb.13930</w:t>
      </w:r>
      <w:r w:rsidR="00880F64">
        <w:t>.</w:t>
      </w:r>
    </w:p>
    <w:p w14:paraId="4D35B8CB" w14:textId="6B852131" w:rsidR="001C1E5F" w:rsidRPr="001C1E5F" w:rsidRDefault="001C1E5F" w:rsidP="00880F64">
      <w:pPr>
        <w:pStyle w:val="EndNoteBibliography"/>
        <w:ind w:left="720" w:hanging="720"/>
      </w:pPr>
      <w:r w:rsidRPr="001C1E5F">
        <w:t xml:space="preserve">Wolkovich, E. M., Cook, B. I., Allen, J. M., Crimmins, T. M., Betancourt, J. L., Travers, S. E., Pau, S., Regetz, J., Davies, T. J., Kraft, N. J. B., Ault, T. R., Bolmgren, K., Mazer, S. J., McCabe, G. J., McGill, B. J., Parmesan, C., Salamin, N., Schwartz, M. D. &amp; Cleland, E. E. (2012) Warming experiments underpredict plant phenological responses to climate change. </w:t>
      </w:r>
      <w:r w:rsidRPr="001C1E5F">
        <w:rPr>
          <w:i/>
        </w:rPr>
        <w:t>Nature</w:t>
      </w:r>
      <w:r w:rsidRPr="001C1E5F">
        <w:t>, 485(7399), 494-497.</w:t>
      </w:r>
      <w:r w:rsidR="00880F64">
        <w:t xml:space="preserve"> doi:</w:t>
      </w:r>
      <w:r w:rsidR="00880F64" w:rsidRPr="00880F64">
        <w:t xml:space="preserve"> 10.1038/nature11014</w:t>
      </w:r>
      <w:r w:rsidR="00880F64">
        <w:t>.</w:t>
      </w:r>
    </w:p>
    <w:p w14:paraId="5F2FF31A" w14:textId="0429A899" w:rsidR="00374BBB" w:rsidRDefault="00374BBB" w:rsidP="00374BBB">
      <w:pPr>
        <w:spacing w:line="480" w:lineRule="auto"/>
        <w:rPr>
          <w:sz w:val="24"/>
          <w:szCs w:val="24"/>
        </w:rPr>
      </w:pPr>
      <w:r>
        <w:rPr>
          <w:sz w:val="24"/>
          <w:szCs w:val="24"/>
        </w:rPr>
        <w:fldChar w:fldCharType="end"/>
      </w:r>
      <w:r w:rsidR="00C1009E">
        <w:rPr>
          <w:sz w:val="24"/>
          <w:szCs w:val="24"/>
        </w:rPr>
        <w:br w:type="page"/>
      </w:r>
    </w:p>
    <w:p w14:paraId="0AEB6BE4" w14:textId="41B431A8" w:rsidR="003033E4" w:rsidRPr="003033E4" w:rsidRDefault="003033E4" w:rsidP="00C1009E">
      <w:pPr>
        <w:spacing w:line="240" w:lineRule="auto"/>
        <w:rPr>
          <w:b/>
          <w:bCs/>
          <w:sz w:val="24"/>
          <w:szCs w:val="24"/>
        </w:rPr>
      </w:pPr>
      <w:r>
        <w:rPr>
          <w:b/>
          <w:bCs/>
          <w:sz w:val="24"/>
          <w:szCs w:val="24"/>
        </w:rPr>
        <w:lastRenderedPageBreak/>
        <w:t>Table</w:t>
      </w:r>
    </w:p>
    <w:p w14:paraId="278504C7" w14:textId="77777777" w:rsidR="00903D13" w:rsidRDefault="00C1009E" w:rsidP="00903D13">
      <w:pPr>
        <w:spacing w:after="0" w:line="240" w:lineRule="auto"/>
        <w:rPr>
          <w:sz w:val="24"/>
          <w:szCs w:val="24"/>
        </w:rPr>
      </w:pPr>
      <w:r w:rsidRPr="00283FF5">
        <w:rPr>
          <w:sz w:val="24"/>
          <w:szCs w:val="24"/>
        </w:rPr>
        <w:t xml:space="preserve">Table 1. </w:t>
      </w:r>
      <w:r w:rsidR="00903D13" w:rsidRPr="00283FF5">
        <w:rPr>
          <w:sz w:val="24"/>
          <w:szCs w:val="24"/>
        </w:rPr>
        <w:t xml:space="preserve">Table 1. Statistical summary of </w:t>
      </w:r>
      <w:r w:rsidR="00903D13">
        <w:rPr>
          <w:sz w:val="24"/>
          <w:szCs w:val="24"/>
        </w:rPr>
        <w:t>standardized regression coefficients</w:t>
      </w:r>
      <w:r w:rsidR="00903D13" w:rsidRPr="00283FF5">
        <w:rPr>
          <w:sz w:val="24"/>
          <w:szCs w:val="24"/>
        </w:rPr>
        <w:t xml:space="preserve"> </w:t>
      </w:r>
      <w:r w:rsidR="00903D13">
        <w:rPr>
          <w:sz w:val="24"/>
          <w:szCs w:val="24"/>
        </w:rPr>
        <w:t xml:space="preserve">for direct and indirect effects for reduced model. AD = indirect effect for TSNOW on FFD mediated by SPDX, BD = indirect effect for AGDU on FFD mediated by SPDX. </w:t>
      </w:r>
      <w:r w:rsidR="00903D13" w:rsidRPr="00283FF5">
        <w:rPr>
          <w:sz w:val="24"/>
          <w:szCs w:val="24"/>
        </w:rPr>
        <w:t xml:space="preserve"> 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C1009E" w:rsidRPr="00283FF5" w14:paraId="3A3BE22E" w14:textId="77777777" w:rsidTr="00834034">
        <w:tc>
          <w:tcPr>
            <w:tcW w:w="1885" w:type="dxa"/>
          </w:tcPr>
          <w:p w14:paraId="0E80EACA" w14:textId="77777777" w:rsidR="00C1009E" w:rsidRPr="00627B9E" w:rsidRDefault="00C1009E" w:rsidP="00834034">
            <w:pPr>
              <w:jc w:val="center"/>
              <w:rPr>
                <w:sz w:val="24"/>
                <w:szCs w:val="24"/>
              </w:rPr>
            </w:pPr>
            <w:r w:rsidRPr="00627B9E">
              <w:rPr>
                <w:sz w:val="24"/>
                <w:szCs w:val="24"/>
              </w:rPr>
              <w:t>Species</w:t>
            </w:r>
          </w:p>
        </w:tc>
        <w:tc>
          <w:tcPr>
            <w:tcW w:w="1620" w:type="dxa"/>
          </w:tcPr>
          <w:p w14:paraId="02BBF877" w14:textId="77777777" w:rsidR="00C1009E" w:rsidRPr="00627B9E" w:rsidRDefault="00C1009E" w:rsidP="00834034">
            <w:pPr>
              <w:jc w:val="center"/>
              <w:rPr>
                <w:sz w:val="24"/>
                <w:szCs w:val="24"/>
              </w:rPr>
            </w:pPr>
            <w:r w:rsidRPr="00627B9E">
              <w:rPr>
                <w:sz w:val="24"/>
                <w:szCs w:val="24"/>
              </w:rPr>
              <w:t>A</w:t>
            </w:r>
          </w:p>
          <w:p w14:paraId="00379FBD" w14:textId="77777777" w:rsidR="00C1009E" w:rsidRPr="00627B9E" w:rsidRDefault="00C1009E" w:rsidP="00834034">
            <w:pPr>
              <w:jc w:val="center"/>
              <w:rPr>
                <w:sz w:val="24"/>
                <w:szCs w:val="24"/>
              </w:rPr>
            </w:pPr>
            <w:r w:rsidRPr="00627B9E">
              <w:rPr>
                <w:sz w:val="20"/>
                <w:szCs w:val="20"/>
              </w:rPr>
              <w:t>SPDX~TSNOW</w:t>
            </w:r>
          </w:p>
        </w:tc>
        <w:tc>
          <w:tcPr>
            <w:tcW w:w="1501" w:type="dxa"/>
          </w:tcPr>
          <w:p w14:paraId="70F7B31B" w14:textId="77777777" w:rsidR="00C1009E" w:rsidRPr="00627B9E" w:rsidRDefault="00C1009E" w:rsidP="00834034">
            <w:pPr>
              <w:jc w:val="center"/>
              <w:rPr>
                <w:sz w:val="24"/>
                <w:szCs w:val="24"/>
              </w:rPr>
            </w:pPr>
            <w:r w:rsidRPr="00627B9E">
              <w:rPr>
                <w:sz w:val="24"/>
                <w:szCs w:val="24"/>
              </w:rPr>
              <w:t>B</w:t>
            </w:r>
          </w:p>
          <w:p w14:paraId="699F1267" w14:textId="77777777" w:rsidR="00C1009E" w:rsidRPr="00627B9E" w:rsidRDefault="00C1009E" w:rsidP="00834034">
            <w:pPr>
              <w:jc w:val="center"/>
              <w:rPr>
                <w:sz w:val="24"/>
                <w:szCs w:val="24"/>
              </w:rPr>
            </w:pPr>
            <w:r w:rsidRPr="00627B9E">
              <w:rPr>
                <w:sz w:val="20"/>
                <w:szCs w:val="20"/>
              </w:rPr>
              <w:t>SPDX~AGDU</w:t>
            </w:r>
          </w:p>
        </w:tc>
        <w:tc>
          <w:tcPr>
            <w:tcW w:w="1269" w:type="dxa"/>
          </w:tcPr>
          <w:p w14:paraId="1691F654" w14:textId="77777777" w:rsidR="00C1009E" w:rsidRPr="00627B9E" w:rsidRDefault="00C1009E" w:rsidP="00834034">
            <w:pPr>
              <w:jc w:val="center"/>
              <w:rPr>
                <w:sz w:val="24"/>
                <w:szCs w:val="24"/>
              </w:rPr>
            </w:pPr>
            <w:r w:rsidRPr="00627B9E">
              <w:rPr>
                <w:sz w:val="24"/>
                <w:szCs w:val="24"/>
              </w:rPr>
              <w:t>C</w:t>
            </w:r>
          </w:p>
          <w:p w14:paraId="78A3A01F" w14:textId="77777777" w:rsidR="00C1009E" w:rsidRPr="00627B9E" w:rsidRDefault="00C1009E" w:rsidP="00834034">
            <w:pPr>
              <w:jc w:val="center"/>
              <w:rPr>
                <w:sz w:val="24"/>
                <w:szCs w:val="24"/>
              </w:rPr>
            </w:pPr>
            <w:r w:rsidRPr="00627B9E">
              <w:rPr>
                <w:sz w:val="20"/>
                <w:szCs w:val="20"/>
              </w:rPr>
              <w:t>FFD~AGDU</w:t>
            </w:r>
          </w:p>
        </w:tc>
        <w:tc>
          <w:tcPr>
            <w:tcW w:w="1203" w:type="dxa"/>
          </w:tcPr>
          <w:p w14:paraId="3842BA86" w14:textId="77777777" w:rsidR="00C1009E" w:rsidRPr="00627B9E" w:rsidRDefault="00C1009E" w:rsidP="00834034">
            <w:pPr>
              <w:jc w:val="center"/>
              <w:rPr>
                <w:sz w:val="24"/>
                <w:szCs w:val="24"/>
              </w:rPr>
            </w:pPr>
            <w:r w:rsidRPr="00627B9E">
              <w:rPr>
                <w:sz w:val="24"/>
                <w:szCs w:val="24"/>
              </w:rPr>
              <w:t>D</w:t>
            </w:r>
          </w:p>
          <w:p w14:paraId="72FA8ADB" w14:textId="77777777" w:rsidR="00C1009E" w:rsidRPr="00627B9E" w:rsidRDefault="00C1009E" w:rsidP="00834034">
            <w:pPr>
              <w:jc w:val="center"/>
              <w:rPr>
                <w:sz w:val="24"/>
                <w:szCs w:val="24"/>
              </w:rPr>
            </w:pPr>
            <w:r w:rsidRPr="00627B9E">
              <w:rPr>
                <w:sz w:val="20"/>
                <w:szCs w:val="20"/>
              </w:rPr>
              <w:t>FFD~SPDX</w:t>
            </w:r>
          </w:p>
        </w:tc>
        <w:tc>
          <w:tcPr>
            <w:tcW w:w="1067" w:type="dxa"/>
          </w:tcPr>
          <w:p w14:paraId="10ADEE25" w14:textId="77777777" w:rsidR="00C1009E" w:rsidRPr="00627B9E" w:rsidRDefault="00C1009E" w:rsidP="00834034">
            <w:pPr>
              <w:jc w:val="center"/>
              <w:rPr>
                <w:sz w:val="24"/>
                <w:szCs w:val="24"/>
              </w:rPr>
            </w:pPr>
            <w:r w:rsidRPr="00627B9E">
              <w:rPr>
                <w:sz w:val="24"/>
                <w:szCs w:val="24"/>
              </w:rPr>
              <w:t>AD</w:t>
            </w:r>
          </w:p>
        </w:tc>
        <w:tc>
          <w:tcPr>
            <w:tcW w:w="990" w:type="dxa"/>
          </w:tcPr>
          <w:p w14:paraId="7B95BB35" w14:textId="77777777" w:rsidR="00C1009E" w:rsidRPr="00627B9E" w:rsidRDefault="00C1009E" w:rsidP="00834034">
            <w:pPr>
              <w:jc w:val="center"/>
              <w:rPr>
                <w:sz w:val="24"/>
                <w:szCs w:val="24"/>
              </w:rPr>
            </w:pPr>
            <w:r w:rsidRPr="00627B9E">
              <w:rPr>
                <w:sz w:val="24"/>
                <w:szCs w:val="24"/>
              </w:rPr>
              <w:t>BD</w:t>
            </w:r>
          </w:p>
        </w:tc>
      </w:tr>
      <w:tr w:rsidR="00C1009E" w:rsidRPr="00283FF5" w14:paraId="13DB7C93" w14:textId="77777777" w:rsidTr="00834034">
        <w:tc>
          <w:tcPr>
            <w:tcW w:w="1885" w:type="dxa"/>
          </w:tcPr>
          <w:p w14:paraId="2660D75A" w14:textId="77777777" w:rsidR="00C1009E" w:rsidRPr="00283FF5" w:rsidRDefault="00C1009E" w:rsidP="00834034">
            <w:pPr>
              <w:rPr>
                <w:i/>
                <w:iCs/>
                <w:sz w:val="24"/>
                <w:szCs w:val="24"/>
              </w:rPr>
            </w:pPr>
            <w:r w:rsidRPr="00283FF5">
              <w:rPr>
                <w:i/>
                <w:iCs/>
                <w:sz w:val="24"/>
                <w:szCs w:val="24"/>
              </w:rPr>
              <w:t xml:space="preserve">Ranunculus </w:t>
            </w:r>
            <w:proofErr w:type="spellStart"/>
            <w:r w:rsidRPr="00283FF5">
              <w:rPr>
                <w:i/>
                <w:iCs/>
                <w:sz w:val="24"/>
                <w:szCs w:val="24"/>
              </w:rPr>
              <w:t>rhomboides</w:t>
            </w:r>
            <w:proofErr w:type="spellEnd"/>
          </w:p>
        </w:tc>
        <w:tc>
          <w:tcPr>
            <w:tcW w:w="1620" w:type="dxa"/>
          </w:tcPr>
          <w:p w14:paraId="6C326CF6" w14:textId="77777777" w:rsidR="00C1009E" w:rsidRPr="00283FF5" w:rsidRDefault="00C1009E" w:rsidP="00834034">
            <w:pPr>
              <w:spacing w:line="480" w:lineRule="auto"/>
              <w:jc w:val="center"/>
              <w:rPr>
                <w:sz w:val="24"/>
                <w:szCs w:val="24"/>
              </w:rPr>
            </w:pPr>
            <w:r>
              <w:rPr>
                <w:sz w:val="24"/>
                <w:szCs w:val="24"/>
              </w:rPr>
              <w:t>0.590**</w:t>
            </w:r>
          </w:p>
        </w:tc>
        <w:tc>
          <w:tcPr>
            <w:tcW w:w="1501" w:type="dxa"/>
          </w:tcPr>
          <w:p w14:paraId="658B0E54" w14:textId="77777777" w:rsidR="00C1009E" w:rsidRPr="00283FF5" w:rsidRDefault="00C1009E" w:rsidP="00834034">
            <w:pPr>
              <w:spacing w:line="480" w:lineRule="auto"/>
              <w:jc w:val="center"/>
              <w:rPr>
                <w:sz w:val="24"/>
                <w:szCs w:val="24"/>
              </w:rPr>
            </w:pPr>
            <w:r>
              <w:rPr>
                <w:sz w:val="24"/>
                <w:szCs w:val="24"/>
              </w:rPr>
              <w:t>0.244</w:t>
            </w:r>
          </w:p>
        </w:tc>
        <w:tc>
          <w:tcPr>
            <w:tcW w:w="1269" w:type="dxa"/>
          </w:tcPr>
          <w:p w14:paraId="22B19B30" w14:textId="77777777" w:rsidR="00C1009E" w:rsidRPr="00283FF5" w:rsidRDefault="00C1009E" w:rsidP="00834034">
            <w:pPr>
              <w:spacing w:line="480" w:lineRule="auto"/>
              <w:jc w:val="center"/>
              <w:rPr>
                <w:sz w:val="24"/>
                <w:szCs w:val="24"/>
              </w:rPr>
            </w:pPr>
            <w:r>
              <w:rPr>
                <w:sz w:val="24"/>
                <w:szCs w:val="24"/>
              </w:rPr>
              <w:t>0.696***</w:t>
            </w:r>
          </w:p>
        </w:tc>
        <w:tc>
          <w:tcPr>
            <w:tcW w:w="1203" w:type="dxa"/>
          </w:tcPr>
          <w:p w14:paraId="129B3EC8" w14:textId="77777777" w:rsidR="00C1009E" w:rsidRPr="00283FF5" w:rsidRDefault="00C1009E" w:rsidP="00834034">
            <w:pPr>
              <w:spacing w:line="480" w:lineRule="auto"/>
              <w:jc w:val="center"/>
              <w:rPr>
                <w:sz w:val="24"/>
                <w:szCs w:val="24"/>
              </w:rPr>
            </w:pPr>
            <w:r>
              <w:rPr>
                <w:sz w:val="24"/>
                <w:szCs w:val="24"/>
              </w:rPr>
              <w:t>0.180</w:t>
            </w:r>
          </w:p>
        </w:tc>
        <w:tc>
          <w:tcPr>
            <w:tcW w:w="1067" w:type="dxa"/>
          </w:tcPr>
          <w:p w14:paraId="68C436E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106</w:t>
            </w:r>
          </w:p>
        </w:tc>
        <w:tc>
          <w:tcPr>
            <w:tcW w:w="990" w:type="dxa"/>
          </w:tcPr>
          <w:p w14:paraId="4A7C0BBF"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050</w:t>
            </w:r>
          </w:p>
        </w:tc>
      </w:tr>
      <w:tr w:rsidR="00C1009E" w:rsidRPr="00283FF5" w14:paraId="6FB86152" w14:textId="77777777" w:rsidTr="00834034">
        <w:trPr>
          <w:trHeight w:val="359"/>
        </w:trPr>
        <w:tc>
          <w:tcPr>
            <w:tcW w:w="1885" w:type="dxa"/>
          </w:tcPr>
          <w:p w14:paraId="6646D33D" w14:textId="77777777" w:rsidR="00C1009E" w:rsidRPr="00283FF5" w:rsidRDefault="00C1009E" w:rsidP="00834034">
            <w:pPr>
              <w:rPr>
                <w:i/>
                <w:iCs/>
                <w:sz w:val="24"/>
                <w:szCs w:val="24"/>
              </w:rPr>
            </w:pPr>
            <w:proofErr w:type="spellStart"/>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p>
        </w:tc>
        <w:tc>
          <w:tcPr>
            <w:tcW w:w="1620" w:type="dxa"/>
          </w:tcPr>
          <w:p w14:paraId="4622C212" w14:textId="77777777" w:rsidR="00C1009E" w:rsidRPr="00283FF5" w:rsidRDefault="00C1009E" w:rsidP="00834034">
            <w:pPr>
              <w:spacing w:line="480" w:lineRule="auto"/>
              <w:jc w:val="center"/>
              <w:rPr>
                <w:sz w:val="24"/>
                <w:szCs w:val="24"/>
              </w:rPr>
            </w:pPr>
            <w:r>
              <w:rPr>
                <w:sz w:val="24"/>
                <w:szCs w:val="24"/>
              </w:rPr>
              <w:t>0.653***</w:t>
            </w:r>
          </w:p>
        </w:tc>
        <w:tc>
          <w:tcPr>
            <w:tcW w:w="1501" w:type="dxa"/>
          </w:tcPr>
          <w:p w14:paraId="3E7C107E" w14:textId="77777777" w:rsidR="00C1009E" w:rsidRPr="00283FF5" w:rsidRDefault="00C1009E" w:rsidP="00834034">
            <w:pPr>
              <w:spacing w:line="480" w:lineRule="auto"/>
              <w:jc w:val="center"/>
              <w:rPr>
                <w:sz w:val="24"/>
                <w:szCs w:val="24"/>
              </w:rPr>
            </w:pPr>
            <w:r>
              <w:rPr>
                <w:sz w:val="24"/>
                <w:szCs w:val="24"/>
              </w:rPr>
              <w:t>0.190</w:t>
            </w:r>
          </w:p>
        </w:tc>
        <w:tc>
          <w:tcPr>
            <w:tcW w:w="1269" w:type="dxa"/>
          </w:tcPr>
          <w:p w14:paraId="38919774" w14:textId="77777777" w:rsidR="00C1009E" w:rsidRPr="00283FF5" w:rsidRDefault="00C1009E" w:rsidP="00834034">
            <w:pPr>
              <w:spacing w:line="480" w:lineRule="auto"/>
              <w:jc w:val="center"/>
              <w:rPr>
                <w:sz w:val="24"/>
                <w:szCs w:val="24"/>
              </w:rPr>
            </w:pPr>
            <w:r>
              <w:rPr>
                <w:sz w:val="24"/>
                <w:szCs w:val="24"/>
              </w:rPr>
              <w:t>0.708***</w:t>
            </w:r>
          </w:p>
        </w:tc>
        <w:tc>
          <w:tcPr>
            <w:tcW w:w="1203" w:type="dxa"/>
          </w:tcPr>
          <w:p w14:paraId="446C0346" w14:textId="77777777" w:rsidR="00C1009E" w:rsidRPr="00283FF5" w:rsidRDefault="00C1009E" w:rsidP="00834034">
            <w:pPr>
              <w:spacing w:line="480" w:lineRule="auto"/>
              <w:jc w:val="center"/>
              <w:rPr>
                <w:sz w:val="24"/>
                <w:szCs w:val="24"/>
              </w:rPr>
            </w:pPr>
            <w:r>
              <w:rPr>
                <w:sz w:val="24"/>
                <w:szCs w:val="24"/>
              </w:rPr>
              <w:t>0.200</w:t>
            </w:r>
          </w:p>
        </w:tc>
        <w:tc>
          <w:tcPr>
            <w:tcW w:w="1067" w:type="dxa"/>
          </w:tcPr>
          <w:p w14:paraId="7EC66ED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131</w:t>
            </w:r>
          </w:p>
        </w:tc>
        <w:tc>
          <w:tcPr>
            <w:tcW w:w="990" w:type="dxa"/>
          </w:tcPr>
          <w:p w14:paraId="1D981DB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038</w:t>
            </w:r>
          </w:p>
        </w:tc>
      </w:tr>
      <w:tr w:rsidR="00C1009E" w:rsidRPr="00283FF5" w14:paraId="7069C6D4" w14:textId="77777777" w:rsidTr="00834034">
        <w:tc>
          <w:tcPr>
            <w:tcW w:w="1885" w:type="dxa"/>
          </w:tcPr>
          <w:p w14:paraId="0F7A8C51" w14:textId="77777777" w:rsidR="00C1009E" w:rsidRPr="00944625" w:rsidRDefault="00C1009E" w:rsidP="00834034">
            <w:pPr>
              <w:rPr>
                <w:i/>
                <w:iCs/>
                <w:sz w:val="24"/>
                <w:szCs w:val="24"/>
              </w:rPr>
            </w:pPr>
            <w:r w:rsidRPr="00283FF5">
              <w:rPr>
                <w:i/>
                <w:iCs/>
                <w:sz w:val="24"/>
                <w:szCs w:val="24"/>
              </w:rPr>
              <w:t xml:space="preserve">Ranunculus </w:t>
            </w:r>
            <w:proofErr w:type="spellStart"/>
            <w:r w:rsidRPr="00283FF5">
              <w:rPr>
                <w:i/>
                <w:iCs/>
                <w:sz w:val="24"/>
                <w:szCs w:val="24"/>
              </w:rPr>
              <w:t>abortivus</w:t>
            </w:r>
            <w:proofErr w:type="spellEnd"/>
          </w:p>
        </w:tc>
        <w:tc>
          <w:tcPr>
            <w:tcW w:w="1620" w:type="dxa"/>
          </w:tcPr>
          <w:p w14:paraId="6B65A6E9" w14:textId="77777777" w:rsidR="00C1009E" w:rsidRPr="00283FF5" w:rsidRDefault="00C1009E" w:rsidP="00834034">
            <w:pPr>
              <w:spacing w:line="480" w:lineRule="auto"/>
              <w:jc w:val="center"/>
              <w:rPr>
                <w:sz w:val="24"/>
                <w:szCs w:val="24"/>
              </w:rPr>
            </w:pPr>
            <w:r>
              <w:rPr>
                <w:sz w:val="24"/>
                <w:szCs w:val="24"/>
              </w:rPr>
              <w:t>0.727***</w:t>
            </w:r>
          </w:p>
        </w:tc>
        <w:tc>
          <w:tcPr>
            <w:tcW w:w="1501" w:type="dxa"/>
          </w:tcPr>
          <w:p w14:paraId="35C12E48" w14:textId="77777777" w:rsidR="00C1009E" w:rsidRPr="00283FF5" w:rsidRDefault="00C1009E" w:rsidP="00834034">
            <w:pPr>
              <w:spacing w:line="480" w:lineRule="auto"/>
              <w:jc w:val="center"/>
              <w:rPr>
                <w:sz w:val="24"/>
                <w:szCs w:val="24"/>
              </w:rPr>
            </w:pPr>
            <w:r>
              <w:rPr>
                <w:sz w:val="24"/>
                <w:szCs w:val="24"/>
              </w:rPr>
              <w:t>0.173</w:t>
            </w:r>
          </w:p>
        </w:tc>
        <w:tc>
          <w:tcPr>
            <w:tcW w:w="1269" w:type="dxa"/>
          </w:tcPr>
          <w:p w14:paraId="4F1960E3" w14:textId="77777777" w:rsidR="00C1009E" w:rsidRPr="00283FF5" w:rsidRDefault="00C1009E" w:rsidP="00834034">
            <w:pPr>
              <w:spacing w:line="480" w:lineRule="auto"/>
              <w:jc w:val="center"/>
              <w:rPr>
                <w:sz w:val="24"/>
                <w:szCs w:val="24"/>
              </w:rPr>
            </w:pPr>
            <w:r>
              <w:rPr>
                <w:sz w:val="24"/>
                <w:szCs w:val="24"/>
              </w:rPr>
              <w:t>0.693***</w:t>
            </w:r>
          </w:p>
        </w:tc>
        <w:tc>
          <w:tcPr>
            <w:tcW w:w="1203" w:type="dxa"/>
          </w:tcPr>
          <w:p w14:paraId="1BA6D16A" w14:textId="77777777" w:rsidR="00C1009E" w:rsidRPr="00283FF5" w:rsidRDefault="00C1009E" w:rsidP="00834034">
            <w:pPr>
              <w:spacing w:line="480" w:lineRule="auto"/>
              <w:jc w:val="center"/>
              <w:rPr>
                <w:sz w:val="24"/>
                <w:szCs w:val="24"/>
              </w:rPr>
            </w:pPr>
            <w:r>
              <w:rPr>
                <w:sz w:val="24"/>
                <w:szCs w:val="24"/>
              </w:rPr>
              <w:t>0.446</w:t>
            </w:r>
          </w:p>
        </w:tc>
        <w:tc>
          <w:tcPr>
            <w:tcW w:w="1067" w:type="dxa"/>
          </w:tcPr>
          <w:p w14:paraId="69BC87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324</w:t>
            </w:r>
          </w:p>
        </w:tc>
        <w:tc>
          <w:tcPr>
            <w:tcW w:w="990" w:type="dxa"/>
          </w:tcPr>
          <w:p w14:paraId="0095083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077</w:t>
            </w:r>
          </w:p>
        </w:tc>
      </w:tr>
      <w:tr w:rsidR="00C1009E" w:rsidRPr="00283FF5" w14:paraId="6786E684" w14:textId="77777777" w:rsidTr="00834034">
        <w:tc>
          <w:tcPr>
            <w:tcW w:w="1885" w:type="dxa"/>
          </w:tcPr>
          <w:p w14:paraId="24FD9579" w14:textId="77777777" w:rsidR="00C1009E" w:rsidRPr="00283FF5" w:rsidRDefault="00C1009E" w:rsidP="00834034">
            <w:pPr>
              <w:rPr>
                <w:i/>
                <w:iCs/>
                <w:sz w:val="24"/>
                <w:szCs w:val="24"/>
              </w:rPr>
            </w:pPr>
            <w:r w:rsidRPr="00283FF5">
              <w:rPr>
                <w:i/>
                <w:iCs/>
                <w:sz w:val="24"/>
                <w:szCs w:val="24"/>
              </w:rPr>
              <w:t xml:space="preserve">Oxalis </w:t>
            </w:r>
            <w:proofErr w:type="spellStart"/>
            <w:r w:rsidRPr="00283FF5">
              <w:rPr>
                <w:i/>
                <w:iCs/>
                <w:sz w:val="24"/>
                <w:szCs w:val="24"/>
              </w:rPr>
              <w:t>violacea</w:t>
            </w:r>
            <w:proofErr w:type="spellEnd"/>
          </w:p>
        </w:tc>
        <w:tc>
          <w:tcPr>
            <w:tcW w:w="1620" w:type="dxa"/>
          </w:tcPr>
          <w:p w14:paraId="2F5C1BE6" w14:textId="77777777" w:rsidR="00C1009E" w:rsidRPr="00283FF5" w:rsidRDefault="00C1009E" w:rsidP="00834034">
            <w:pPr>
              <w:spacing w:line="480" w:lineRule="auto"/>
              <w:jc w:val="center"/>
              <w:rPr>
                <w:sz w:val="24"/>
                <w:szCs w:val="24"/>
              </w:rPr>
            </w:pPr>
            <w:r>
              <w:rPr>
                <w:sz w:val="24"/>
                <w:szCs w:val="24"/>
              </w:rPr>
              <w:t>0.680***</w:t>
            </w:r>
          </w:p>
        </w:tc>
        <w:tc>
          <w:tcPr>
            <w:tcW w:w="1501" w:type="dxa"/>
          </w:tcPr>
          <w:p w14:paraId="7BA71154" w14:textId="77777777" w:rsidR="00C1009E" w:rsidRPr="00283FF5" w:rsidRDefault="00C1009E" w:rsidP="00834034">
            <w:pPr>
              <w:spacing w:line="480" w:lineRule="auto"/>
              <w:jc w:val="center"/>
              <w:rPr>
                <w:sz w:val="24"/>
                <w:szCs w:val="24"/>
              </w:rPr>
            </w:pPr>
            <w:r>
              <w:rPr>
                <w:sz w:val="24"/>
                <w:szCs w:val="24"/>
              </w:rPr>
              <w:t>0.290*</w:t>
            </w:r>
          </w:p>
        </w:tc>
        <w:tc>
          <w:tcPr>
            <w:tcW w:w="1269" w:type="dxa"/>
          </w:tcPr>
          <w:p w14:paraId="5350CE5B" w14:textId="77777777" w:rsidR="00C1009E" w:rsidRPr="00283FF5" w:rsidRDefault="00C1009E" w:rsidP="00834034">
            <w:pPr>
              <w:spacing w:line="480" w:lineRule="auto"/>
              <w:jc w:val="center"/>
              <w:rPr>
                <w:sz w:val="24"/>
                <w:szCs w:val="24"/>
              </w:rPr>
            </w:pPr>
            <w:r>
              <w:rPr>
                <w:sz w:val="24"/>
                <w:szCs w:val="24"/>
              </w:rPr>
              <w:t>0.544*</w:t>
            </w:r>
          </w:p>
        </w:tc>
        <w:tc>
          <w:tcPr>
            <w:tcW w:w="1203" w:type="dxa"/>
          </w:tcPr>
          <w:p w14:paraId="5E09693A" w14:textId="77777777" w:rsidR="00C1009E" w:rsidRPr="00283FF5" w:rsidRDefault="00C1009E" w:rsidP="00834034">
            <w:pPr>
              <w:spacing w:line="480" w:lineRule="auto"/>
              <w:jc w:val="center"/>
              <w:rPr>
                <w:sz w:val="24"/>
                <w:szCs w:val="24"/>
              </w:rPr>
            </w:pPr>
            <w:r>
              <w:rPr>
                <w:sz w:val="24"/>
                <w:szCs w:val="24"/>
              </w:rPr>
              <w:t>0.120</w:t>
            </w:r>
          </w:p>
        </w:tc>
        <w:tc>
          <w:tcPr>
            <w:tcW w:w="1067" w:type="dxa"/>
          </w:tcPr>
          <w:p w14:paraId="2A16ACB0"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082</w:t>
            </w:r>
          </w:p>
        </w:tc>
        <w:tc>
          <w:tcPr>
            <w:tcW w:w="990" w:type="dxa"/>
          </w:tcPr>
          <w:p w14:paraId="42EBB4E1"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035</w:t>
            </w:r>
          </w:p>
        </w:tc>
      </w:tr>
      <w:tr w:rsidR="00C1009E" w:rsidRPr="00283FF5" w14:paraId="14A3A924" w14:textId="77777777" w:rsidTr="00834034">
        <w:tc>
          <w:tcPr>
            <w:tcW w:w="1885" w:type="dxa"/>
          </w:tcPr>
          <w:p w14:paraId="3D463A6F" w14:textId="77777777" w:rsidR="00C1009E" w:rsidRPr="00283FF5" w:rsidRDefault="00C1009E" w:rsidP="00834034">
            <w:pPr>
              <w:rPr>
                <w:i/>
                <w:iCs/>
                <w:sz w:val="24"/>
                <w:szCs w:val="24"/>
              </w:rPr>
            </w:pPr>
            <w:r w:rsidRPr="00283FF5">
              <w:rPr>
                <w:i/>
                <w:iCs/>
                <w:sz w:val="24"/>
                <w:szCs w:val="24"/>
              </w:rPr>
              <w:t>Sisyrinchium angustifolium</w:t>
            </w:r>
          </w:p>
        </w:tc>
        <w:tc>
          <w:tcPr>
            <w:tcW w:w="1620" w:type="dxa"/>
          </w:tcPr>
          <w:p w14:paraId="4A3C7E0E" w14:textId="77777777" w:rsidR="00C1009E" w:rsidRPr="00283FF5" w:rsidRDefault="00C1009E" w:rsidP="00834034">
            <w:pPr>
              <w:spacing w:line="480" w:lineRule="auto"/>
              <w:jc w:val="center"/>
              <w:rPr>
                <w:sz w:val="24"/>
                <w:szCs w:val="24"/>
              </w:rPr>
            </w:pPr>
            <w:r>
              <w:rPr>
                <w:sz w:val="24"/>
                <w:szCs w:val="24"/>
              </w:rPr>
              <w:t>0.653***</w:t>
            </w:r>
          </w:p>
        </w:tc>
        <w:tc>
          <w:tcPr>
            <w:tcW w:w="1501" w:type="dxa"/>
          </w:tcPr>
          <w:p w14:paraId="0DBCAEBD" w14:textId="77777777" w:rsidR="00C1009E" w:rsidRPr="00283FF5" w:rsidRDefault="00C1009E" w:rsidP="00834034">
            <w:pPr>
              <w:spacing w:line="480" w:lineRule="auto"/>
              <w:jc w:val="center"/>
              <w:rPr>
                <w:sz w:val="24"/>
                <w:szCs w:val="24"/>
              </w:rPr>
            </w:pPr>
            <w:r>
              <w:rPr>
                <w:sz w:val="24"/>
                <w:szCs w:val="24"/>
              </w:rPr>
              <w:t>0.190</w:t>
            </w:r>
          </w:p>
        </w:tc>
        <w:tc>
          <w:tcPr>
            <w:tcW w:w="1269" w:type="dxa"/>
          </w:tcPr>
          <w:p w14:paraId="1A883F5C" w14:textId="77777777" w:rsidR="00C1009E" w:rsidRPr="00283FF5" w:rsidRDefault="00C1009E" w:rsidP="00834034">
            <w:pPr>
              <w:spacing w:line="480" w:lineRule="auto"/>
              <w:jc w:val="center"/>
              <w:rPr>
                <w:sz w:val="24"/>
                <w:szCs w:val="24"/>
              </w:rPr>
            </w:pPr>
            <w:r>
              <w:rPr>
                <w:sz w:val="24"/>
                <w:szCs w:val="24"/>
              </w:rPr>
              <w:t>0.618**</w:t>
            </w:r>
          </w:p>
        </w:tc>
        <w:tc>
          <w:tcPr>
            <w:tcW w:w="1203" w:type="dxa"/>
          </w:tcPr>
          <w:p w14:paraId="77F376D3" w14:textId="77777777" w:rsidR="00C1009E" w:rsidRPr="00283FF5" w:rsidRDefault="00C1009E" w:rsidP="00834034">
            <w:pPr>
              <w:spacing w:line="480" w:lineRule="auto"/>
              <w:jc w:val="center"/>
              <w:rPr>
                <w:sz w:val="24"/>
                <w:szCs w:val="24"/>
              </w:rPr>
            </w:pPr>
            <w:r>
              <w:rPr>
                <w:sz w:val="24"/>
                <w:szCs w:val="24"/>
              </w:rPr>
              <w:t>0.261</w:t>
            </w:r>
          </w:p>
        </w:tc>
        <w:tc>
          <w:tcPr>
            <w:tcW w:w="1067" w:type="dxa"/>
          </w:tcPr>
          <w:p w14:paraId="522264A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170</w:t>
            </w:r>
          </w:p>
        </w:tc>
        <w:tc>
          <w:tcPr>
            <w:tcW w:w="990" w:type="dxa"/>
          </w:tcPr>
          <w:p w14:paraId="0C7C3902"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049</w:t>
            </w:r>
          </w:p>
        </w:tc>
      </w:tr>
      <w:tr w:rsidR="00C1009E" w:rsidRPr="00283FF5" w14:paraId="028B14AE" w14:textId="77777777" w:rsidTr="00834034">
        <w:tc>
          <w:tcPr>
            <w:tcW w:w="1885" w:type="dxa"/>
          </w:tcPr>
          <w:p w14:paraId="659C9262" w14:textId="77777777" w:rsidR="00C1009E" w:rsidRPr="00283FF5" w:rsidRDefault="00C1009E" w:rsidP="00834034">
            <w:pPr>
              <w:rPr>
                <w:i/>
                <w:iCs/>
                <w:sz w:val="24"/>
                <w:szCs w:val="24"/>
              </w:rPr>
            </w:pPr>
            <w:r w:rsidRPr="00283FF5">
              <w:rPr>
                <w:i/>
                <w:iCs/>
                <w:sz w:val="24"/>
                <w:szCs w:val="24"/>
              </w:rPr>
              <w:t xml:space="preserve">Trillium </w:t>
            </w:r>
            <w:proofErr w:type="spellStart"/>
            <w:r w:rsidRPr="00283FF5">
              <w:rPr>
                <w:i/>
                <w:iCs/>
                <w:sz w:val="24"/>
                <w:szCs w:val="24"/>
              </w:rPr>
              <w:t>cernuum</w:t>
            </w:r>
            <w:proofErr w:type="spellEnd"/>
          </w:p>
        </w:tc>
        <w:tc>
          <w:tcPr>
            <w:tcW w:w="1620" w:type="dxa"/>
          </w:tcPr>
          <w:p w14:paraId="42A89E4E" w14:textId="77777777" w:rsidR="00C1009E" w:rsidRPr="00283FF5" w:rsidRDefault="00C1009E" w:rsidP="00834034">
            <w:pPr>
              <w:spacing w:line="480" w:lineRule="auto"/>
              <w:jc w:val="center"/>
              <w:rPr>
                <w:sz w:val="24"/>
                <w:szCs w:val="24"/>
              </w:rPr>
            </w:pPr>
            <w:r>
              <w:rPr>
                <w:sz w:val="24"/>
                <w:szCs w:val="24"/>
              </w:rPr>
              <w:t>0.759***</w:t>
            </w:r>
          </w:p>
        </w:tc>
        <w:tc>
          <w:tcPr>
            <w:tcW w:w="1501" w:type="dxa"/>
          </w:tcPr>
          <w:p w14:paraId="59CDF4F8" w14:textId="77777777" w:rsidR="00C1009E" w:rsidRPr="00283FF5" w:rsidRDefault="00C1009E" w:rsidP="00834034">
            <w:pPr>
              <w:spacing w:line="480" w:lineRule="auto"/>
              <w:jc w:val="center"/>
              <w:rPr>
                <w:sz w:val="24"/>
                <w:szCs w:val="24"/>
              </w:rPr>
            </w:pPr>
            <w:r>
              <w:rPr>
                <w:sz w:val="24"/>
                <w:szCs w:val="24"/>
              </w:rPr>
              <w:t>0.095</w:t>
            </w:r>
          </w:p>
        </w:tc>
        <w:tc>
          <w:tcPr>
            <w:tcW w:w="1269" w:type="dxa"/>
          </w:tcPr>
          <w:p w14:paraId="4D3BB7BE" w14:textId="77777777" w:rsidR="00C1009E" w:rsidRPr="00283FF5" w:rsidRDefault="00C1009E" w:rsidP="00834034">
            <w:pPr>
              <w:spacing w:line="480" w:lineRule="auto"/>
              <w:jc w:val="center"/>
              <w:rPr>
                <w:sz w:val="24"/>
                <w:szCs w:val="24"/>
              </w:rPr>
            </w:pPr>
            <w:r>
              <w:rPr>
                <w:sz w:val="24"/>
                <w:szCs w:val="24"/>
              </w:rPr>
              <w:t>-0.113</w:t>
            </w:r>
          </w:p>
        </w:tc>
        <w:tc>
          <w:tcPr>
            <w:tcW w:w="1203" w:type="dxa"/>
          </w:tcPr>
          <w:p w14:paraId="0704D236" w14:textId="77777777" w:rsidR="00C1009E" w:rsidRPr="00283FF5" w:rsidRDefault="00C1009E" w:rsidP="00834034">
            <w:pPr>
              <w:spacing w:line="480" w:lineRule="auto"/>
              <w:jc w:val="center"/>
              <w:rPr>
                <w:sz w:val="24"/>
                <w:szCs w:val="24"/>
              </w:rPr>
            </w:pPr>
            <w:r>
              <w:rPr>
                <w:sz w:val="24"/>
                <w:szCs w:val="24"/>
              </w:rPr>
              <w:t>0.405</w:t>
            </w:r>
          </w:p>
        </w:tc>
        <w:tc>
          <w:tcPr>
            <w:tcW w:w="1067" w:type="dxa"/>
          </w:tcPr>
          <w:p w14:paraId="5F012174"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308</w:t>
            </w:r>
          </w:p>
        </w:tc>
        <w:tc>
          <w:tcPr>
            <w:tcW w:w="990" w:type="dxa"/>
          </w:tcPr>
          <w:p w14:paraId="496D560D" w14:textId="77777777" w:rsidR="00C1009E" w:rsidRPr="00283FF5" w:rsidRDefault="00C1009E" w:rsidP="00834034">
            <w:pPr>
              <w:spacing w:line="480" w:lineRule="auto"/>
              <w:jc w:val="center"/>
              <w:rPr>
                <w:sz w:val="24"/>
                <w:szCs w:val="24"/>
              </w:rPr>
            </w:pPr>
            <w:r>
              <w:rPr>
                <w:sz w:val="24"/>
                <w:szCs w:val="24"/>
              </w:rPr>
              <w:t>0.039</w:t>
            </w:r>
          </w:p>
        </w:tc>
      </w:tr>
      <w:tr w:rsidR="00C1009E" w:rsidRPr="00283FF5" w14:paraId="201833EB" w14:textId="77777777" w:rsidTr="00834034">
        <w:tc>
          <w:tcPr>
            <w:tcW w:w="1885" w:type="dxa"/>
          </w:tcPr>
          <w:p w14:paraId="2CA51687" w14:textId="77777777" w:rsidR="00C1009E" w:rsidRPr="00283FF5" w:rsidRDefault="00C1009E" w:rsidP="00834034">
            <w:pPr>
              <w:rPr>
                <w:i/>
                <w:iCs/>
                <w:sz w:val="24"/>
                <w:szCs w:val="24"/>
              </w:rPr>
            </w:pPr>
            <w:r w:rsidRPr="00283FF5">
              <w:rPr>
                <w:i/>
                <w:iCs/>
                <w:sz w:val="24"/>
                <w:szCs w:val="24"/>
              </w:rPr>
              <w:t xml:space="preserve">Lithospermum </w:t>
            </w:r>
            <w:proofErr w:type="spellStart"/>
            <w:r w:rsidRPr="00283FF5">
              <w:rPr>
                <w:i/>
                <w:iCs/>
                <w:sz w:val="24"/>
                <w:szCs w:val="24"/>
              </w:rPr>
              <w:t>incisum</w:t>
            </w:r>
            <w:proofErr w:type="spellEnd"/>
          </w:p>
        </w:tc>
        <w:tc>
          <w:tcPr>
            <w:tcW w:w="1620" w:type="dxa"/>
          </w:tcPr>
          <w:p w14:paraId="545DFF2D" w14:textId="77777777" w:rsidR="00C1009E" w:rsidRPr="00283FF5" w:rsidRDefault="00C1009E" w:rsidP="00834034">
            <w:pPr>
              <w:spacing w:line="480" w:lineRule="auto"/>
              <w:jc w:val="center"/>
              <w:rPr>
                <w:sz w:val="24"/>
                <w:szCs w:val="24"/>
              </w:rPr>
            </w:pPr>
            <w:r>
              <w:rPr>
                <w:sz w:val="24"/>
                <w:szCs w:val="24"/>
              </w:rPr>
              <w:t>0.759***</w:t>
            </w:r>
          </w:p>
        </w:tc>
        <w:tc>
          <w:tcPr>
            <w:tcW w:w="1501" w:type="dxa"/>
          </w:tcPr>
          <w:p w14:paraId="351352CA" w14:textId="77777777" w:rsidR="00C1009E" w:rsidRPr="00283FF5" w:rsidRDefault="00C1009E" w:rsidP="00834034">
            <w:pPr>
              <w:spacing w:line="480" w:lineRule="auto"/>
              <w:jc w:val="center"/>
              <w:rPr>
                <w:sz w:val="24"/>
                <w:szCs w:val="24"/>
              </w:rPr>
            </w:pPr>
            <w:r>
              <w:rPr>
                <w:sz w:val="24"/>
                <w:szCs w:val="24"/>
              </w:rPr>
              <w:t>0.095</w:t>
            </w:r>
          </w:p>
        </w:tc>
        <w:tc>
          <w:tcPr>
            <w:tcW w:w="1269" w:type="dxa"/>
          </w:tcPr>
          <w:p w14:paraId="415BE95F" w14:textId="77777777" w:rsidR="00C1009E" w:rsidRPr="00283FF5" w:rsidRDefault="00C1009E" w:rsidP="00834034">
            <w:pPr>
              <w:spacing w:line="480" w:lineRule="auto"/>
              <w:jc w:val="center"/>
              <w:rPr>
                <w:sz w:val="24"/>
                <w:szCs w:val="24"/>
              </w:rPr>
            </w:pPr>
            <w:r>
              <w:rPr>
                <w:sz w:val="24"/>
                <w:szCs w:val="24"/>
              </w:rPr>
              <w:t>0.862***</w:t>
            </w:r>
          </w:p>
        </w:tc>
        <w:tc>
          <w:tcPr>
            <w:tcW w:w="1203" w:type="dxa"/>
          </w:tcPr>
          <w:p w14:paraId="7E14C11E" w14:textId="77777777" w:rsidR="00C1009E" w:rsidRPr="00283FF5" w:rsidRDefault="00C1009E" w:rsidP="00834034">
            <w:pPr>
              <w:spacing w:line="480" w:lineRule="auto"/>
              <w:jc w:val="center"/>
              <w:rPr>
                <w:sz w:val="24"/>
                <w:szCs w:val="24"/>
              </w:rPr>
            </w:pPr>
            <w:r>
              <w:rPr>
                <w:sz w:val="24"/>
                <w:szCs w:val="24"/>
              </w:rPr>
              <w:t>-0.063</w:t>
            </w:r>
          </w:p>
        </w:tc>
        <w:tc>
          <w:tcPr>
            <w:tcW w:w="1067" w:type="dxa"/>
          </w:tcPr>
          <w:p w14:paraId="7D419368" w14:textId="77777777" w:rsidR="00C1009E" w:rsidRPr="00283FF5" w:rsidRDefault="00C1009E" w:rsidP="00834034">
            <w:pPr>
              <w:spacing w:line="480" w:lineRule="auto"/>
              <w:jc w:val="center"/>
              <w:rPr>
                <w:sz w:val="24"/>
                <w:szCs w:val="24"/>
              </w:rPr>
            </w:pPr>
            <w:r>
              <w:rPr>
                <w:sz w:val="24"/>
                <w:szCs w:val="24"/>
              </w:rPr>
              <w:t>-0.048</w:t>
            </w:r>
          </w:p>
        </w:tc>
        <w:tc>
          <w:tcPr>
            <w:tcW w:w="990" w:type="dxa"/>
          </w:tcPr>
          <w:p w14:paraId="57C0F231" w14:textId="77777777" w:rsidR="00C1009E" w:rsidRPr="00283FF5" w:rsidRDefault="00C1009E" w:rsidP="00834034">
            <w:pPr>
              <w:spacing w:line="480" w:lineRule="auto"/>
              <w:jc w:val="center"/>
              <w:rPr>
                <w:sz w:val="24"/>
                <w:szCs w:val="24"/>
              </w:rPr>
            </w:pPr>
            <w:r>
              <w:rPr>
                <w:sz w:val="24"/>
                <w:szCs w:val="24"/>
              </w:rPr>
              <w:t>-0.006</w:t>
            </w:r>
          </w:p>
        </w:tc>
      </w:tr>
      <w:tr w:rsidR="00C1009E" w:rsidRPr="00283FF5" w14:paraId="4569AD44" w14:textId="77777777" w:rsidTr="00834034">
        <w:tc>
          <w:tcPr>
            <w:tcW w:w="1885" w:type="dxa"/>
          </w:tcPr>
          <w:p w14:paraId="5B8C8A59" w14:textId="77777777" w:rsidR="00C1009E" w:rsidRPr="00283FF5" w:rsidRDefault="00C1009E" w:rsidP="00834034">
            <w:pPr>
              <w:rPr>
                <w:i/>
                <w:iCs/>
                <w:sz w:val="24"/>
                <w:szCs w:val="24"/>
              </w:rPr>
            </w:pPr>
            <w:proofErr w:type="spellStart"/>
            <w:r w:rsidRPr="00283FF5">
              <w:rPr>
                <w:i/>
                <w:iCs/>
                <w:sz w:val="24"/>
                <w:szCs w:val="24"/>
              </w:rPr>
              <w:t>Pedicularis</w:t>
            </w:r>
            <w:proofErr w:type="spellEnd"/>
            <w:r w:rsidRPr="00283FF5">
              <w:rPr>
                <w:i/>
                <w:iCs/>
                <w:sz w:val="24"/>
                <w:szCs w:val="24"/>
              </w:rPr>
              <w:t xml:space="preserve"> canadensis</w:t>
            </w:r>
          </w:p>
        </w:tc>
        <w:tc>
          <w:tcPr>
            <w:tcW w:w="1620" w:type="dxa"/>
          </w:tcPr>
          <w:p w14:paraId="39A45937" w14:textId="77777777" w:rsidR="00C1009E" w:rsidRPr="00283FF5" w:rsidRDefault="00C1009E" w:rsidP="00834034">
            <w:pPr>
              <w:spacing w:line="480" w:lineRule="auto"/>
              <w:jc w:val="center"/>
              <w:rPr>
                <w:sz w:val="24"/>
                <w:szCs w:val="24"/>
              </w:rPr>
            </w:pPr>
            <w:r>
              <w:rPr>
                <w:sz w:val="24"/>
                <w:szCs w:val="24"/>
              </w:rPr>
              <w:t>0.469**</w:t>
            </w:r>
          </w:p>
        </w:tc>
        <w:tc>
          <w:tcPr>
            <w:tcW w:w="1501" w:type="dxa"/>
          </w:tcPr>
          <w:p w14:paraId="70FF677F" w14:textId="77777777" w:rsidR="00C1009E" w:rsidRPr="00283FF5" w:rsidRDefault="00C1009E" w:rsidP="00834034">
            <w:pPr>
              <w:spacing w:line="480" w:lineRule="auto"/>
              <w:jc w:val="center"/>
              <w:rPr>
                <w:sz w:val="24"/>
                <w:szCs w:val="24"/>
              </w:rPr>
            </w:pPr>
            <w:r>
              <w:rPr>
                <w:sz w:val="24"/>
                <w:szCs w:val="24"/>
              </w:rPr>
              <w:t>0.322*</w:t>
            </w:r>
          </w:p>
        </w:tc>
        <w:tc>
          <w:tcPr>
            <w:tcW w:w="1269" w:type="dxa"/>
          </w:tcPr>
          <w:p w14:paraId="11326F25" w14:textId="77777777" w:rsidR="00C1009E" w:rsidRPr="00283FF5" w:rsidRDefault="00C1009E" w:rsidP="00834034">
            <w:pPr>
              <w:spacing w:line="480" w:lineRule="auto"/>
              <w:jc w:val="center"/>
              <w:rPr>
                <w:sz w:val="24"/>
                <w:szCs w:val="24"/>
              </w:rPr>
            </w:pPr>
            <w:r>
              <w:rPr>
                <w:sz w:val="24"/>
                <w:szCs w:val="24"/>
              </w:rPr>
              <w:t>-0.096</w:t>
            </w:r>
          </w:p>
        </w:tc>
        <w:tc>
          <w:tcPr>
            <w:tcW w:w="1203" w:type="dxa"/>
          </w:tcPr>
          <w:p w14:paraId="56DEA998" w14:textId="77777777" w:rsidR="00C1009E" w:rsidRPr="00283FF5" w:rsidRDefault="00C1009E" w:rsidP="00834034">
            <w:pPr>
              <w:spacing w:line="480" w:lineRule="auto"/>
              <w:jc w:val="center"/>
              <w:rPr>
                <w:sz w:val="24"/>
                <w:szCs w:val="24"/>
              </w:rPr>
            </w:pPr>
            <w:r>
              <w:rPr>
                <w:sz w:val="24"/>
                <w:szCs w:val="24"/>
              </w:rPr>
              <w:t>0.708</w:t>
            </w:r>
          </w:p>
        </w:tc>
        <w:tc>
          <w:tcPr>
            <w:tcW w:w="1067" w:type="dxa"/>
          </w:tcPr>
          <w:p w14:paraId="371D0D2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332</w:t>
            </w:r>
          </w:p>
        </w:tc>
        <w:tc>
          <w:tcPr>
            <w:tcW w:w="990" w:type="dxa"/>
          </w:tcPr>
          <w:p w14:paraId="708F52D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228</w:t>
            </w:r>
          </w:p>
        </w:tc>
      </w:tr>
      <w:tr w:rsidR="00C1009E" w:rsidRPr="00283FF5" w14:paraId="586FA20E" w14:textId="77777777" w:rsidTr="00834034">
        <w:tc>
          <w:tcPr>
            <w:tcW w:w="1885" w:type="dxa"/>
          </w:tcPr>
          <w:p w14:paraId="0228D529" w14:textId="77777777" w:rsidR="00C1009E" w:rsidRPr="00283FF5" w:rsidRDefault="00C1009E" w:rsidP="00834034">
            <w:pPr>
              <w:rPr>
                <w:i/>
                <w:iCs/>
                <w:sz w:val="24"/>
                <w:szCs w:val="24"/>
              </w:rPr>
            </w:pPr>
            <w:proofErr w:type="spellStart"/>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p>
        </w:tc>
        <w:tc>
          <w:tcPr>
            <w:tcW w:w="1620" w:type="dxa"/>
          </w:tcPr>
          <w:p w14:paraId="738635FF" w14:textId="77777777" w:rsidR="00C1009E" w:rsidRPr="00283FF5" w:rsidRDefault="00C1009E" w:rsidP="00834034">
            <w:pPr>
              <w:spacing w:line="480" w:lineRule="auto"/>
              <w:jc w:val="center"/>
              <w:rPr>
                <w:sz w:val="24"/>
                <w:szCs w:val="24"/>
              </w:rPr>
            </w:pPr>
            <w:r>
              <w:rPr>
                <w:sz w:val="24"/>
                <w:szCs w:val="24"/>
              </w:rPr>
              <w:t>0.740***</w:t>
            </w:r>
          </w:p>
        </w:tc>
        <w:tc>
          <w:tcPr>
            <w:tcW w:w="1501" w:type="dxa"/>
          </w:tcPr>
          <w:p w14:paraId="7ED26901" w14:textId="77777777" w:rsidR="00C1009E" w:rsidRPr="00283FF5" w:rsidRDefault="00C1009E" w:rsidP="00834034">
            <w:pPr>
              <w:spacing w:line="480" w:lineRule="auto"/>
              <w:jc w:val="center"/>
              <w:rPr>
                <w:sz w:val="24"/>
                <w:szCs w:val="24"/>
              </w:rPr>
            </w:pPr>
            <w:r>
              <w:rPr>
                <w:sz w:val="24"/>
                <w:szCs w:val="24"/>
              </w:rPr>
              <w:t>0.220*</w:t>
            </w:r>
          </w:p>
        </w:tc>
        <w:tc>
          <w:tcPr>
            <w:tcW w:w="1269" w:type="dxa"/>
          </w:tcPr>
          <w:p w14:paraId="69133562" w14:textId="77777777" w:rsidR="00C1009E" w:rsidRPr="00283FF5" w:rsidRDefault="00C1009E" w:rsidP="00834034">
            <w:pPr>
              <w:spacing w:line="480" w:lineRule="auto"/>
              <w:jc w:val="center"/>
              <w:rPr>
                <w:sz w:val="24"/>
                <w:szCs w:val="24"/>
              </w:rPr>
            </w:pPr>
            <w:r>
              <w:rPr>
                <w:sz w:val="24"/>
                <w:szCs w:val="24"/>
              </w:rPr>
              <w:t>0.732***</w:t>
            </w:r>
          </w:p>
        </w:tc>
        <w:tc>
          <w:tcPr>
            <w:tcW w:w="1203" w:type="dxa"/>
          </w:tcPr>
          <w:p w14:paraId="20F3F1B5" w14:textId="77777777" w:rsidR="00C1009E" w:rsidRPr="00283FF5" w:rsidRDefault="00C1009E" w:rsidP="00834034">
            <w:pPr>
              <w:spacing w:line="480" w:lineRule="auto"/>
              <w:jc w:val="center"/>
              <w:rPr>
                <w:sz w:val="24"/>
                <w:szCs w:val="24"/>
              </w:rPr>
            </w:pPr>
            <w:r>
              <w:rPr>
                <w:sz w:val="24"/>
                <w:szCs w:val="24"/>
              </w:rPr>
              <w:t>0.161</w:t>
            </w:r>
          </w:p>
        </w:tc>
        <w:tc>
          <w:tcPr>
            <w:tcW w:w="1067" w:type="dxa"/>
          </w:tcPr>
          <w:p w14:paraId="498C5EF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119</w:t>
            </w:r>
          </w:p>
        </w:tc>
        <w:tc>
          <w:tcPr>
            <w:tcW w:w="990" w:type="dxa"/>
          </w:tcPr>
          <w:p w14:paraId="2923AB4E"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035</w:t>
            </w:r>
          </w:p>
        </w:tc>
      </w:tr>
      <w:tr w:rsidR="00C1009E" w:rsidRPr="00283FF5" w14:paraId="7C2DDAEE" w14:textId="77777777" w:rsidTr="00834034">
        <w:tc>
          <w:tcPr>
            <w:tcW w:w="1885" w:type="dxa"/>
          </w:tcPr>
          <w:p w14:paraId="4DA8E14E" w14:textId="77777777" w:rsidR="00C1009E" w:rsidRPr="00283FF5" w:rsidRDefault="00C1009E" w:rsidP="00834034">
            <w:pPr>
              <w:rPr>
                <w:i/>
                <w:iCs/>
                <w:sz w:val="24"/>
                <w:szCs w:val="24"/>
              </w:rPr>
            </w:pPr>
            <w:r w:rsidRPr="00283FF5">
              <w:rPr>
                <w:i/>
                <w:iCs/>
                <w:sz w:val="24"/>
                <w:szCs w:val="24"/>
              </w:rPr>
              <w:t>Vicia americana</w:t>
            </w:r>
          </w:p>
        </w:tc>
        <w:tc>
          <w:tcPr>
            <w:tcW w:w="1620" w:type="dxa"/>
          </w:tcPr>
          <w:p w14:paraId="62D84E97" w14:textId="77777777" w:rsidR="00C1009E" w:rsidRPr="00283FF5" w:rsidRDefault="00C1009E" w:rsidP="00834034">
            <w:pPr>
              <w:spacing w:line="480" w:lineRule="auto"/>
              <w:jc w:val="center"/>
              <w:rPr>
                <w:sz w:val="24"/>
                <w:szCs w:val="24"/>
              </w:rPr>
            </w:pPr>
            <w:r>
              <w:rPr>
                <w:sz w:val="24"/>
                <w:szCs w:val="24"/>
              </w:rPr>
              <w:t>0.513***</w:t>
            </w:r>
          </w:p>
        </w:tc>
        <w:tc>
          <w:tcPr>
            <w:tcW w:w="1501" w:type="dxa"/>
          </w:tcPr>
          <w:p w14:paraId="1F4BEE38" w14:textId="77777777" w:rsidR="00C1009E" w:rsidRPr="00283FF5" w:rsidRDefault="00C1009E" w:rsidP="00834034">
            <w:pPr>
              <w:spacing w:line="480" w:lineRule="auto"/>
              <w:jc w:val="center"/>
              <w:rPr>
                <w:sz w:val="24"/>
                <w:szCs w:val="24"/>
              </w:rPr>
            </w:pPr>
            <w:r>
              <w:rPr>
                <w:sz w:val="24"/>
                <w:szCs w:val="24"/>
              </w:rPr>
              <w:t>0.388**</w:t>
            </w:r>
          </w:p>
        </w:tc>
        <w:tc>
          <w:tcPr>
            <w:tcW w:w="1269" w:type="dxa"/>
          </w:tcPr>
          <w:p w14:paraId="3EFE9B62" w14:textId="77777777" w:rsidR="00C1009E" w:rsidRPr="00283FF5" w:rsidRDefault="00C1009E" w:rsidP="00834034">
            <w:pPr>
              <w:spacing w:line="480" w:lineRule="auto"/>
              <w:jc w:val="center"/>
              <w:rPr>
                <w:sz w:val="24"/>
                <w:szCs w:val="24"/>
              </w:rPr>
            </w:pPr>
            <w:r>
              <w:rPr>
                <w:sz w:val="24"/>
                <w:szCs w:val="24"/>
              </w:rPr>
              <w:t>0.502</w:t>
            </w:r>
          </w:p>
        </w:tc>
        <w:tc>
          <w:tcPr>
            <w:tcW w:w="1203" w:type="dxa"/>
          </w:tcPr>
          <w:p w14:paraId="489BCB8D" w14:textId="77777777" w:rsidR="00C1009E" w:rsidRPr="00283FF5" w:rsidRDefault="00C1009E" w:rsidP="00834034">
            <w:pPr>
              <w:spacing w:line="480" w:lineRule="auto"/>
              <w:jc w:val="center"/>
              <w:rPr>
                <w:sz w:val="24"/>
                <w:szCs w:val="24"/>
              </w:rPr>
            </w:pPr>
            <w:r>
              <w:rPr>
                <w:sz w:val="24"/>
                <w:szCs w:val="24"/>
              </w:rPr>
              <w:t>-0.129</w:t>
            </w:r>
          </w:p>
        </w:tc>
        <w:tc>
          <w:tcPr>
            <w:tcW w:w="1067" w:type="dxa"/>
          </w:tcPr>
          <w:p w14:paraId="1BDCCEF8" w14:textId="77777777" w:rsidR="00C1009E" w:rsidRPr="00283FF5" w:rsidRDefault="00C1009E" w:rsidP="00834034">
            <w:pPr>
              <w:spacing w:line="480" w:lineRule="auto"/>
              <w:jc w:val="center"/>
              <w:rPr>
                <w:sz w:val="24"/>
                <w:szCs w:val="24"/>
              </w:rPr>
            </w:pPr>
            <w:r>
              <w:rPr>
                <w:sz w:val="24"/>
                <w:szCs w:val="24"/>
              </w:rPr>
              <w:t>-0.066</w:t>
            </w:r>
          </w:p>
        </w:tc>
        <w:tc>
          <w:tcPr>
            <w:tcW w:w="990" w:type="dxa"/>
          </w:tcPr>
          <w:p w14:paraId="00FCC568" w14:textId="77777777" w:rsidR="00C1009E" w:rsidRPr="00283FF5" w:rsidRDefault="00C1009E" w:rsidP="00834034">
            <w:pPr>
              <w:spacing w:line="480" w:lineRule="auto"/>
              <w:jc w:val="center"/>
              <w:rPr>
                <w:sz w:val="24"/>
                <w:szCs w:val="24"/>
              </w:rPr>
            </w:pPr>
            <w:r>
              <w:rPr>
                <w:sz w:val="24"/>
                <w:szCs w:val="24"/>
              </w:rPr>
              <w:t>-0.050</w:t>
            </w:r>
          </w:p>
        </w:tc>
      </w:tr>
      <w:tr w:rsidR="00C1009E" w:rsidRPr="00283FF5" w14:paraId="76CF240D" w14:textId="77777777" w:rsidTr="00834034">
        <w:tc>
          <w:tcPr>
            <w:tcW w:w="1885" w:type="dxa"/>
          </w:tcPr>
          <w:p w14:paraId="0634C67D" w14:textId="77777777" w:rsidR="00C1009E" w:rsidRPr="00283FF5" w:rsidRDefault="00C1009E" w:rsidP="00834034">
            <w:pPr>
              <w:rPr>
                <w:i/>
                <w:iCs/>
                <w:sz w:val="24"/>
                <w:szCs w:val="24"/>
              </w:rPr>
            </w:pPr>
            <w:r w:rsidRPr="00283FF5">
              <w:rPr>
                <w:i/>
                <w:iCs/>
                <w:sz w:val="24"/>
                <w:szCs w:val="24"/>
              </w:rPr>
              <w:t xml:space="preserve">Cypripedium </w:t>
            </w:r>
            <w:proofErr w:type="spellStart"/>
            <w:r w:rsidRPr="00283FF5">
              <w:rPr>
                <w:i/>
                <w:iCs/>
                <w:sz w:val="24"/>
                <w:szCs w:val="24"/>
              </w:rPr>
              <w:t>candidum</w:t>
            </w:r>
            <w:proofErr w:type="spellEnd"/>
          </w:p>
        </w:tc>
        <w:tc>
          <w:tcPr>
            <w:tcW w:w="1620" w:type="dxa"/>
          </w:tcPr>
          <w:p w14:paraId="31AF6953"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31686CAB"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0E1DBBF5" w14:textId="77777777" w:rsidR="00C1009E" w:rsidRPr="00283FF5" w:rsidRDefault="00C1009E" w:rsidP="00834034">
            <w:pPr>
              <w:spacing w:line="480" w:lineRule="auto"/>
              <w:jc w:val="center"/>
              <w:rPr>
                <w:sz w:val="24"/>
                <w:szCs w:val="24"/>
              </w:rPr>
            </w:pPr>
            <w:r>
              <w:rPr>
                <w:sz w:val="24"/>
                <w:szCs w:val="24"/>
              </w:rPr>
              <w:t>0.413</w:t>
            </w:r>
          </w:p>
        </w:tc>
        <w:tc>
          <w:tcPr>
            <w:tcW w:w="1203" w:type="dxa"/>
          </w:tcPr>
          <w:p w14:paraId="25C065B2" w14:textId="77777777" w:rsidR="00C1009E" w:rsidRPr="00283FF5" w:rsidRDefault="00C1009E" w:rsidP="00834034">
            <w:pPr>
              <w:spacing w:line="480" w:lineRule="auto"/>
              <w:jc w:val="center"/>
              <w:rPr>
                <w:sz w:val="24"/>
                <w:szCs w:val="24"/>
              </w:rPr>
            </w:pPr>
            <w:r>
              <w:rPr>
                <w:sz w:val="24"/>
                <w:szCs w:val="24"/>
              </w:rPr>
              <w:t>-0.689*</w:t>
            </w:r>
          </w:p>
        </w:tc>
        <w:tc>
          <w:tcPr>
            <w:tcW w:w="1067" w:type="dxa"/>
          </w:tcPr>
          <w:p w14:paraId="610A2046" w14:textId="77777777" w:rsidR="00C1009E" w:rsidRPr="00283FF5" w:rsidRDefault="00C1009E" w:rsidP="00834034">
            <w:pPr>
              <w:spacing w:line="480" w:lineRule="auto"/>
              <w:jc w:val="center"/>
              <w:rPr>
                <w:sz w:val="24"/>
                <w:szCs w:val="24"/>
              </w:rPr>
            </w:pPr>
            <w:r>
              <w:rPr>
                <w:sz w:val="24"/>
                <w:szCs w:val="24"/>
              </w:rPr>
              <w:t>-0.514*</w:t>
            </w:r>
          </w:p>
        </w:tc>
        <w:tc>
          <w:tcPr>
            <w:tcW w:w="990" w:type="dxa"/>
          </w:tcPr>
          <w:p w14:paraId="5C8509A0" w14:textId="77777777" w:rsidR="00C1009E" w:rsidRPr="00283FF5" w:rsidRDefault="00C1009E" w:rsidP="00834034">
            <w:pPr>
              <w:spacing w:line="480" w:lineRule="auto"/>
              <w:jc w:val="center"/>
              <w:rPr>
                <w:sz w:val="24"/>
                <w:szCs w:val="24"/>
              </w:rPr>
            </w:pPr>
            <w:r>
              <w:rPr>
                <w:sz w:val="24"/>
                <w:szCs w:val="24"/>
              </w:rPr>
              <w:t>-0.118</w:t>
            </w:r>
          </w:p>
        </w:tc>
      </w:tr>
      <w:tr w:rsidR="00C1009E" w:rsidRPr="00283FF5" w14:paraId="06175126" w14:textId="77777777" w:rsidTr="00834034">
        <w:tc>
          <w:tcPr>
            <w:tcW w:w="1885" w:type="dxa"/>
          </w:tcPr>
          <w:p w14:paraId="03A6FA44" w14:textId="77777777" w:rsidR="00C1009E" w:rsidRPr="00283FF5" w:rsidRDefault="00C1009E" w:rsidP="00834034">
            <w:pPr>
              <w:rPr>
                <w:i/>
                <w:iCs/>
                <w:sz w:val="24"/>
                <w:szCs w:val="24"/>
              </w:rPr>
            </w:pPr>
            <w:r w:rsidRPr="00283FF5">
              <w:rPr>
                <w:i/>
                <w:iCs/>
                <w:sz w:val="24"/>
                <w:szCs w:val="24"/>
              </w:rPr>
              <w:t>Achillea millefolium</w:t>
            </w:r>
          </w:p>
        </w:tc>
        <w:tc>
          <w:tcPr>
            <w:tcW w:w="1620" w:type="dxa"/>
          </w:tcPr>
          <w:p w14:paraId="37DBB9C7" w14:textId="77777777" w:rsidR="00C1009E" w:rsidRPr="00283FF5" w:rsidRDefault="00C1009E" w:rsidP="00834034">
            <w:pPr>
              <w:spacing w:line="480" w:lineRule="auto"/>
              <w:jc w:val="center"/>
              <w:rPr>
                <w:sz w:val="24"/>
                <w:szCs w:val="24"/>
              </w:rPr>
            </w:pPr>
            <w:r>
              <w:rPr>
                <w:sz w:val="24"/>
                <w:szCs w:val="24"/>
              </w:rPr>
              <w:t>0.644***</w:t>
            </w:r>
          </w:p>
        </w:tc>
        <w:tc>
          <w:tcPr>
            <w:tcW w:w="1501" w:type="dxa"/>
          </w:tcPr>
          <w:p w14:paraId="0372CE2E" w14:textId="77777777" w:rsidR="00C1009E" w:rsidRPr="00283FF5" w:rsidRDefault="00C1009E" w:rsidP="00834034">
            <w:pPr>
              <w:spacing w:line="480" w:lineRule="auto"/>
              <w:jc w:val="center"/>
              <w:rPr>
                <w:sz w:val="24"/>
                <w:szCs w:val="24"/>
              </w:rPr>
            </w:pPr>
            <w:r>
              <w:rPr>
                <w:sz w:val="24"/>
                <w:szCs w:val="24"/>
              </w:rPr>
              <w:t>0.113</w:t>
            </w:r>
          </w:p>
        </w:tc>
        <w:tc>
          <w:tcPr>
            <w:tcW w:w="1269" w:type="dxa"/>
          </w:tcPr>
          <w:p w14:paraId="665C67BE" w14:textId="77777777" w:rsidR="00C1009E" w:rsidRPr="00283FF5" w:rsidRDefault="00C1009E" w:rsidP="00834034">
            <w:pPr>
              <w:spacing w:line="480" w:lineRule="auto"/>
              <w:jc w:val="center"/>
              <w:rPr>
                <w:sz w:val="24"/>
                <w:szCs w:val="24"/>
              </w:rPr>
            </w:pPr>
            <w:r>
              <w:rPr>
                <w:sz w:val="24"/>
                <w:szCs w:val="24"/>
              </w:rPr>
              <w:t>0.731**</w:t>
            </w:r>
          </w:p>
        </w:tc>
        <w:tc>
          <w:tcPr>
            <w:tcW w:w="1203" w:type="dxa"/>
          </w:tcPr>
          <w:p w14:paraId="0204C43C" w14:textId="77777777" w:rsidR="00C1009E" w:rsidRPr="00283FF5" w:rsidRDefault="00C1009E" w:rsidP="00834034">
            <w:pPr>
              <w:spacing w:line="480" w:lineRule="auto"/>
              <w:jc w:val="center"/>
              <w:rPr>
                <w:sz w:val="24"/>
                <w:szCs w:val="24"/>
              </w:rPr>
            </w:pPr>
            <w:r>
              <w:rPr>
                <w:sz w:val="24"/>
                <w:szCs w:val="24"/>
              </w:rPr>
              <w:t>0.019</w:t>
            </w:r>
          </w:p>
        </w:tc>
        <w:tc>
          <w:tcPr>
            <w:tcW w:w="1067" w:type="dxa"/>
          </w:tcPr>
          <w:p w14:paraId="0BE8EDF8"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012</w:t>
            </w:r>
          </w:p>
        </w:tc>
        <w:tc>
          <w:tcPr>
            <w:tcW w:w="990" w:type="dxa"/>
          </w:tcPr>
          <w:p w14:paraId="01FDF11B"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002</w:t>
            </w:r>
          </w:p>
        </w:tc>
      </w:tr>
      <w:tr w:rsidR="00C1009E" w:rsidRPr="00283FF5" w14:paraId="622A148E" w14:textId="77777777" w:rsidTr="00834034">
        <w:tc>
          <w:tcPr>
            <w:tcW w:w="1885" w:type="dxa"/>
          </w:tcPr>
          <w:p w14:paraId="4790D9CE" w14:textId="77777777" w:rsidR="00C1009E" w:rsidRPr="00283FF5" w:rsidRDefault="00C1009E" w:rsidP="00834034">
            <w:pPr>
              <w:rPr>
                <w:i/>
                <w:iCs/>
                <w:sz w:val="24"/>
                <w:szCs w:val="24"/>
              </w:rPr>
            </w:pPr>
            <w:r w:rsidRPr="00283FF5">
              <w:rPr>
                <w:i/>
                <w:iCs/>
                <w:sz w:val="24"/>
                <w:szCs w:val="24"/>
              </w:rPr>
              <w:t>Anemone canadensis</w:t>
            </w:r>
          </w:p>
        </w:tc>
        <w:tc>
          <w:tcPr>
            <w:tcW w:w="1620" w:type="dxa"/>
          </w:tcPr>
          <w:p w14:paraId="1B0083D8"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7DCEB082"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7D567085" w14:textId="77777777" w:rsidR="00C1009E" w:rsidRPr="00283FF5" w:rsidRDefault="00C1009E" w:rsidP="00834034">
            <w:pPr>
              <w:spacing w:line="480" w:lineRule="auto"/>
              <w:jc w:val="center"/>
              <w:rPr>
                <w:sz w:val="24"/>
                <w:szCs w:val="24"/>
              </w:rPr>
            </w:pPr>
            <w:r>
              <w:rPr>
                <w:sz w:val="24"/>
                <w:szCs w:val="24"/>
              </w:rPr>
              <w:t>0.830***</w:t>
            </w:r>
          </w:p>
        </w:tc>
        <w:tc>
          <w:tcPr>
            <w:tcW w:w="1203" w:type="dxa"/>
          </w:tcPr>
          <w:p w14:paraId="7827A3E9" w14:textId="77777777" w:rsidR="00C1009E" w:rsidRPr="00283FF5" w:rsidRDefault="00C1009E" w:rsidP="00834034">
            <w:pPr>
              <w:spacing w:line="480" w:lineRule="auto"/>
              <w:jc w:val="center"/>
              <w:rPr>
                <w:sz w:val="24"/>
                <w:szCs w:val="24"/>
              </w:rPr>
            </w:pPr>
            <w:r>
              <w:rPr>
                <w:sz w:val="24"/>
                <w:szCs w:val="24"/>
              </w:rPr>
              <w:t>-0.067</w:t>
            </w:r>
          </w:p>
        </w:tc>
        <w:tc>
          <w:tcPr>
            <w:tcW w:w="1067" w:type="dxa"/>
          </w:tcPr>
          <w:p w14:paraId="23C81CC1" w14:textId="77777777" w:rsidR="00C1009E" w:rsidRPr="00283FF5" w:rsidRDefault="00C1009E" w:rsidP="00834034">
            <w:pPr>
              <w:spacing w:line="480" w:lineRule="auto"/>
              <w:jc w:val="center"/>
              <w:rPr>
                <w:sz w:val="24"/>
                <w:szCs w:val="24"/>
              </w:rPr>
            </w:pPr>
            <w:r>
              <w:rPr>
                <w:sz w:val="24"/>
                <w:szCs w:val="24"/>
              </w:rPr>
              <w:t>-0.050</w:t>
            </w:r>
          </w:p>
        </w:tc>
        <w:tc>
          <w:tcPr>
            <w:tcW w:w="990" w:type="dxa"/>
          </w:tcPr>
          <w:p w14:paraId="4F03DC5F" w14:textId="77777777" w:rsidR="00C1009E" w:rsidRPr="00283FF5" w:rsidRDefault="00C1009E" w:rsidP="00834034">
            <w:pPr>
              <w:spacing w:line="480" w:lineRule="auto"/>
              <w:jc w:val="center"/>
              <w:rPr>
                <w:sz w:val="24"/>
                <w:szCs w:val="24"/>
              </w:rPr>
            </w:pPr>
            <w:r>
              <w:rPr>
                <w:sz w:val="24"/>
                <w:szCs w:val="24"/>
              </w:rPr>
              <w:t>-0.012</w:t>
            </w:r>
          </w:p>
        </w:tc>
      </w:tr>
      <w:tr w:rsidR="00C1009E" w:rsidRPr="00283FF5" w14:paraId="73EA4FE5" w14:textId="77777777" w:rsidTr="00834034">
        <w:tc>
          <w:tcPr>
            <w:tcW w:w="1885" w:type="dxa"/>
          </w:tcPr>
          <w:p w14:paraId="036388F2" w14:textId="77777777" w:rsidR="00C1009E" w:rsidRPr="00283FF5" w:rsidRDefault="00C1009E" w:rsidP="00834034">
            <w:pPr>
              <w:rPr>
                <w:i/>
                <w:iCs/>
                <w:sz w:val="24"/>
                <w:szCs w:val="24"/>
              </w:rPr>
            </w:pPr>
            <w:proofErr w:type="spellStart"/>
            <w:r w:rsidRPr="00283FF5">
              <w:rPr>
                <w:i/>
                <w:iCs/>
                <w:sz w:val="24"/>
                <w:szCs w:val="24"/>
              </w:rPr>
              <w:t>Oxytr</w:t>
            </w:r>
            <w:r>
              <w:rPr>
                <w:i/>
                <w:iCs/>
                <w:sz w:val="24"/>
                <w:szCs w:val="24"/>
              </w:rPr>
              <w:t>opis</w:t>
            </w:r>
            <w:proofErr w:type="spellEnd"/>
            <w:r w:rsidRPr="00283FF5">
              <w:rPr>
                <w:i/>
                <w:iCs/>
                <w:sz w:val="24"/>
                <w:szCs w:val="24"/>
              </w:rPr>
              <w:t xml:space="preserve"> </w:t>
            </w:r>
            <w:proofErr w:type="spellStart"/>
            <w:r w:rsidRPr="00283FF5">
              <w:rPr>
                <w:i/>
                <w:iCs/>
                <w:sz w:val="24"/>
                <w:szCs w:val="24"/>
              </w:rPr>
              <w:t>lambe</w:t>
            </w:r>
            <w:r>
              <w:rPr>
                <w:i/>
                <w:iCs/>
                <w:sz w:val="24"/>
                <w:szCs w:val="24"/>
              </w:rPr>
              <w:t>rtii</w:t>
            </w:r>
            <w:proofErr w:type="spellEnd"/>
          </w:p>
        </w:tc>
        <w:tc>
          <w:tcPr>
            <w:tcW w:w="1620" w:type="dxa"/>
          </w:tcPr>
          <w:p w14:paraId="1C895AF9" w14:textId="77777777" w:rsidR="00C1009E" w:rsidRPr="00283FF5" w:rsidRDefault="00C1009E" w:rsidP="00834034">
            <w:pPr>
              <w:spacing w:line="480" w:lineRule="auto"/>
              <w:jc w:val="center"/>
              <w:rPr>
                <w:sz w:val="24"/>
                <w:szCs w:val="24"/>
              </w:rPr>
            </w:pPr>
            <w:r>
              <w:rPr>
                <w:sz w:val="24"/>
                <w:szCs w:val="24"/>
              </w:rPr>
              <w:t>0.763***</w:t>
            </w:r>
          </w:p>
        </w:tc>
        <w:tc>
          <w:tcPr>
            <w:tcW w:w="1501" w:type="dxa"/>
          </w:tcPr>
          <w:p w14:paraId="5C73B8A1" w14:textId="77777777" w:rsidR="00C1009E" w:rsidRPr="00283FF5" w:rsidRDefault="00C1009E" w:rsidP="00834034">
            <w:pPr>
              <w:spacing w:line="480" w:lineRule="auto"/>
              <w:jc w:val="center"/>
              <w:rPr>
                <w:sz w:val="24"/>
                <w:szCs w:val="24"/>
              </w:rPr>
            </w:pPr>
            <w:r>
              <w:rPr>
                <w:sz w:val="24"/>
                <w:szCs w:val="24"/>
              </w:rPr>
              <w:t>0.014</w:t>
            </w:r>
          </w:p>
        </w:tc>
        <w:tc>
          <w:tcPr>
            <w:tcW w:w="1269" w:type="dxa"/>
          </w:tcPr>
          <w:p w14:paraId="5E7EDED7" w14:textId="77777777" w:rsidR="00C1009E" w:rsidRPr="00283FF5" w:rsidRDefault="00C1009E" w:rsidP="00834034">
            <w:pPr>
              <w:spacing w:line="480" w:lineRule="auto"/>
              <w:jc w:val="center"/>
              <w:rPr>
                <w:sz w:val="24"/>
                <w:szCs w:val="24"/>
              </w:rPr>
            </w:pPr>
            <w:r>
              <w:rPr>
                <w:sz w:val="24"/>
                <w:szCs w:val="24"/>
              </w:rPr>
              <w:t>0.164</w:t>
            </w:r>
          </w:p>
        </w:tc>
        <w:tc>
          <w:tcPr>
            <w:tcW w:w="1203" w:type="dxa"/>
          </w:tcPr>
          <w:p w14:paraId="4437BC97" w14:textId="77777777" w:rsidR="00C1009E" w:rsidRPr="00283FF5" w:rsidRDefault="00C1009E" w:rsidP="00834034">
            <w:pPr>
              <w:spacing w:line="480" w:lineRule="auto"/>
              <w:jc w:val="center"/>
              <w:rPr>
                <w:sz w:val="24"/>
                <w:szCs w:val="24"/>
              </w:rPr>
            </w:pPr>
            <w:r>
              <w:rPr>
                <w:sz w:val="24"/>
                <w:szCs w:val="24"/>
              </w:rPr>
              <w:t>0.366</w:t>
            </w:r>
          </w:p>
        </w:tc>
        <w:tc>
          <w:tcPr>
            <w:tcW w:w="1067" w:type="dxa"/>
          </w:tcPr>
          <w:p w14:paraId="294AC892"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280</w:t>
            </w:r>
          </w:p>
        </w:tc>
        <w:tc>
          <w:tcPr>
            <w:tcW w:w="990" w:type="dxa"/>
          </w:tcPr>
          <w:p w14:paraId="34FD491B"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005</w:t>
            </w:r>
          </w:p>
        </w:tc>
      </w:tr>
      <w:tr w:rsidR="00C1009E" w:rsidRPr="00283FF5" w14:paraId="1CBC2B60" w14:textId="77777777" w:rsidTr="00834034">
        <w:tc>
          <w:tcPr>
            <w:tcW w:w="1885" w:type="dxa"/>
          </w:tcPr>
          <w:p w14:paraId="7F080224" w14:textId="77777777" w:rsidR="00C1009E" w:rsidRPr="00283FF5" w:rsidRDefault="00C1009E" w:rsidP="00834034">
            <w:pPr>
              <w:rPr>
                <w:i/>
                <w:iCs/>
                <w:sz w:val="24"/>
                <w:szCs w:val="24"/>
              </w:rPr>
            </w:pPr>
            <w:r w:rsidRPr="00283FF5">
              <w:rPr>
                <w:i/>
                <w:iCs/>
                <w:sz w:val="24"/>
                <w:szCs w:val="24"/>
              </w:rPr>
              <w:t xml:space="preserve">Rosa </w:t>
            </w:r>
            <w:proofErr w:type="spellStart"/>
            <w:r w:rsidRPr="00283FF5">
              <w:rPr>
                <w:i/>
                <w:iCs/>
                <w:sz w:val="24"/>
                <w:szCs w:val="24"/>
              </w:rPr>
              <w:t>arkansana</w:t>
            </w:r>
            <w:proofErr w:type="spellEnd"/>
          </w:p>
        </w:tc>
        <w:tc>
          <w:tcPr>
            <w:tcW w:w="1620" w:type="dxa"/>
          </w:tcPr>
          <w:p w14:paraId="71472C51"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527C0866"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7B5B1D53" w14:textId="77777777" w:rsidR="00C1009E" w:rsidRPr="00283FF5" w:rsidRDefault="00C1009E" w:rsidP="00834034">
            <w:pPr>
              <w:spacing w:line="480" w:lineRule="auto"/>
              <w:jc w:val="center"/>
              <w:rPr>
                <w:sz w:val="24"/>
                <w:szCs w:val="24"/>
              </w:rPr>
            </w:pPr>
            <w:r>
              <w:rPr>
                <w:sz w:val="24"/>
                <w:szCs w:val="24"/>
              </w:rPr>
              <w:t>0.576**</w:t>
            </w:r>
          </w:p>
        </w:tc>
        <w:tc>
          <w:tcPr>
            <w:tcW w:w="1203" w:type="dxa"/>
          </w:tcPr>
          <w:p w14:paraId="7180E50C" w14:textId="77777777" w:rsidR="00C1009E" w:rsidRPr="00283FF5" w:rsidRDefault="00C1009E" w:rsidP="00834034">
            <w:pPr>
              <w:spacing w:line="480" w:lineRule="auto"/>
              <w:jc w:val="center"/>
              <w:rPr>
                <w:sz w:val="24"/>
                <w:szCs w:val="24"/>
              </w:rPr>
            </w:pPr>
            <w:r>
              <w:rPr>
                <w:sz w:val="24"/>
                <w:szCs w:val="24"/>
              </w:rPr>
              <w:t>0.478**</w:t>
            </w:r>
          </w:p>
        </w:tc>
        <w:tc>
          <w:tcPr>
            <w:tcW w:w="1067" w:type="dxa"/>
          </w:tcPr>
          <w:p w14:paraId="78DFECC6"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356**</w:t>
            </w:r>
          </w:p>
        </w:tc>
        <w:tc>
          <w:tcPr>
            <w:tcW w:w="990" w:type="dxa"/>
          </w:tcPr>
          <w:p w14:paraId="418B6C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082</w:t>
            </w:r>
          </w:p>
        </w:tc>
      </w:tr>
      <w:tr w:rsidR="00C1009E" w:rsidRPr="00283FF5" w14:paraId="43630EB4" w14:textId="77777777" w:rsidTr="00834034">
        <w:tc>
          <w:tcPr>
            <w:tcW w:w="1885" w:type="dxa"/>
          </w:tcPr>
          <w:p w14:paraId="79D8CBC0" w14:textId="77777777" w:rsidR="00C1009E" w:rsidRPr="00283FF5" w:rsidRDefault="00C1009E" w:rsidP="00834034">
            <w:pPr>
              <w:rPr>
                <w:i/>
                <w:iCs/>
                <w:sz w:val="24"/>
                <w:szCs w:val="24"/>
              </w:rPr>
            </w:pPr>
            <w:r w:rsidRPr="00283FF5">
              <w:rPr>
                <w:i/>
                <w:iCs/>
                <w:sz w:val="24"/>
                <w:szCs w:val="24"/>
              </w:rPr>
              <w:t>Penstemon grandifloras</w:t>
            </w:r>
          </w:p>
        </w:tc>
        <w:tc>
          <w:tcPr>
            <w:tcW w:w="1620" w:type="dxa"/>
          </w:tcPr>
          <w:p w14:paraId="0D0D88B4" w14:textId="77777777" w:rsidR="00C1009E" w:rsidRPr="00283FF5" w:rsidRDefault="00C1009E" w:rsidP="00834034">
            <w:pPr>
              <w:spacing w:line="480" w:lineRule="auto"/>
              <w:jc w:val="center"/>
              <w:rPr>
                <w:sz w:val="24"/>
                <w:szCs w:val="24"/>
              </w:rPr>
            </w:pPr>
            <w:r>
              <w:rPr>
                <w:sz w:val="24"/>
                <w:szCs w:val="24"/>
              </w:rPr>
              <w:t>0.750***</w:t>
            </w:r>
          </w:p>
        </w:tc>
        <w:tc>
          <w:tcPr>
            <w:tcW w:w="1501" w:type="dxa"/>
          </w:tcPr>
          <w:p w14:paraId="5B420FEB" w14:textId="77777777" w:rsidR="00C1009E" w:rsidRPr="00283FF5" w:rsidRDefault="00C1009E" w:rsidP="00834034">
            <w:pPr>
              <w:spacing w:line="480" w:lineRule="auto"/>
              <w:jc w:val="center"/>
              <w:rPr>
                <w:sz w:val="24"/>
                <w:szCs w:val="24"/>
              </w:rPr>
            </w:pPr>
            <w:r>
              <w:rPr>
                <w:sz w:val="24"/>
                <w:szCs w:val="24"/>
              </w:rPr>
              <w:t>0.206</w:t>
            </w:r>
          </w:p>
        </w:tc>
        <w:tc>
          <w:tcPr>
            <w:tcW w:w="1269" w:type="dxa"/>
          </w:tcPr>
          <w:p w14:paraId="1069A2DC" w14:textId="77777777" w:rsidR="00C1009E" w:rsidRPr="00283FF5" w:rsidRDefault="00C1009E" w:rsidP="00834034">
            <w:pPr>
              <w:spacing w:line="480" w:lineRule="auto"/>
              <w:jc w:val="center"/>
              <w:rPr>
                <w:sz w:val="24"/>
                <w:szCs w:val="24"/>
              </w:rPr>
            </w:pPr>
            <w:r>
              <w:rPr>
                <w:sz w:val="24"/>
                <w:szCs w:val="24"/>
              </w:rPr>
              <w:t>-0.192</w:t>
            </w:r>
          </w:p>
        </w:tc>
        <w:tc>
          <w:tcPr>
            <w:tcW w:w="1203" w:type="dxa"/>
          </w:tcPr>
          <w:p w14:paraId="3F998865" w14:textId="77777777" w:rsidR="00C1009E" w:rsidRPr="00283FF5" w:rsidRDefault="00C1009E" w:rsidP="00834034">
            <w:pPr>
              <w:spacing w:line="480" w:lineRule="auto"/>
              <w:jc w:val="center"/>
              <w:rPr>
                <w:sz w:val="24"/>
                <w:szCs w:val="24"/>
              </w:rPr>
            </w:pPr>
            <w:r>
              <w:rPr>
                <w:sz w:val="24"/>
                <w:szCs w:val="24"/>
              </w:rPr>
              <w:t>0.450</w:t>
            </w:r>
          </w:p>
        </w:tc>
        <w:tc>
          <w:tcPr>
            <w:tcW w:w="1067" w:type="dxa"/>
          </w:tcPr>
          <w:p w14:paraId="0012668F"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338</w:t>
            </w:r>
          </w:p>
        </w:tc>
        <w:tc>
          <w:tcPr>
            <w:tcW w:w="990" w:type="dxa"/>
          </w:tcPr>
          <w:p w14:paraId="5CF52396"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092</w:t>
            </w:r>
          </w:p>
        </w:tc>
      </w:tr>
      <w:tr w:rsidR="00C1009E" w:rsidRPr="00283FF5" w14:paraId="41EAF1DD" w14:textId="77777777" w:rsidTr="00834034">
        <w:tc>
          <w:tcPr>
            <w:tcW w:w="1885" w:type="dxa"/>
          </w:tcPr>
          <w:p w14:paraId="4A37F55E" w14:textId="77777777" w:rsidR="00C1009E" w:rsidRPr="00283FF5" w:rsidRDefault="00C1009E" w:rsidP="00834034">
            <w:pPr>
              <w:rPr>
                <w:i/>
                <w:iCs/>
                <w:sz w:val="24"/>
                <w:szCs w:val="24"/>
              </w:rPr>
            </w:pPr>
            <w:r w:rsidRPr="00283FF5">
              <w:rPr>
                <w:i/>
                <w:iCs/>
                <w:sz w:val="24"/>
                <w:szCs w:val="24"/>
              </w:rPr>
              <w:t xml:space="preserve">Penstemon </w:t>
            </w:r>
            <w:proofErr w:type="spellStart"/>
            <w:r w:rsidRPr="00283FF5">
              <w:rPr>
                <w:i/>
                <w:iCs/>
                <w:sz w:val="24"/>
                <w:szCs w:val="24"/>
              </w:rPr>
              <w:t>gracilis</w:t>
            </w:r>
            <w:proofErr w:type="spellEnd"/>
          </w:p>
        </w:tc>
        <w:tc>
          <w:tcPr>
            <w:tcW w:w="1620" w:type="dxa"/>
          </w:tcPr>
          <w:p w14:paraId="5FCCF927" w14:textId="77777777" w:rsidR="00C1009E" w:rsidRPr="00283FF5" w:rsidRDefault="00C1009E" w:rsidP="00834034">
            <w:pPr>
              <w:spacing w:line="480" w:lineRule="auto"/>
              <w:jc w:val="center"/>
              <w:rPr>
                <w:sz w:val="24"/>
                <w:szCs w:val="24"/>
              </w:rPr>
            </w:pPr>
            <w:r>
              <w:rPr>
                <w:sz w:val="24"/>
                <w:szCs w:val="24"/>
              </w:rPr>
              <w:t>0.740***</w:t>
            </w:r>
          </w:p>
        </w:tc>
        <w:tc>
          <w:tcPr>
            <w:tcW w:w="1501" w:type="dxa"/>
          </w:tcPr>
          <w:p w14:paraId="557F3D7C" w14:textId="77777777" w:rsidR="00C1009E" w:rsidRPr="00283FF5" w:rsidRDefault="00C1009E" w:rsidP="00834034">
            <w:pPr>
              <w:spacing w:line="480" w:lineRule="auto"/>
              <w:jc w:val="center"/>
              <w:rPr>
                <w:sz w:val="24"/>
                <w:szCs w:val="24"/>
              </w:rPr>
            </w:pPr>
            <w:r>
              <w:rPr>
                <w:sz w:val="24"/>
                <w:szCs w:val="24"/>
              </w:rPr>
              <w:t>0.212</w:t>
            </w:r>
          </w:p>
        </w:tc>
        <w:tc>
          <w:tcPr>
            <w:tcW w:w="1269" w:type="dxa"/>
          </w:tcPr>
          <w:p w14:paraId="0D66A29B" w14:textId="77777777" w:rsidR="00C1009E" w:rsidRPr="00283FF5" w:rsidRDefault="00C1009E" w:rsidP="00834034">
            <w:pPr>
              <w:spacing w:line="480" w:lineRule="auto"/>
              <w:jc w:val="center"/>
              <w:rPr>
                <w:sz w:val="24"/>
                <w:szCs w:val="24"/>
              </w:rPr>
            </w:pPr>
            <w:r>
              <w:rPr>
                <w:sz w:val="24"/>
                <w:szCs w:val="24"/>
              </w:rPr>
              <w:t>0.633*</w:t>
            </w:r>
          </w:p>
        </w:tc>
        <w:tc>
          <w:tcPr>
            <w:tcW w:w="1203" w:type="dxa"/>
          </w:tcPr>
          <w:p w14:paraId="3578BEA5" w14:textId="77777777" w:rsidR="00C1009E" w:rsidRPr="00283FF5" w:rsidRDefault="00C1009E" w:rsidP="00834034">
            <w:pPr>
              <w:spacing w:line="480" w:lineRule="auto"/>
              <w:jc w:val="center"/>
              <w:rPr>
                <w:sz w:val="24"/>
                <w:szCs w:val="24"/>
              </w:rPr>
            </w:pPr>
            <w:r>
              <w:rPr>
                <w:sz w:val="24"/>
                <w:szCs w:val="24"/>
              </w:rPr>
              <w:t>0.089</w:t>
            </w:r>
          </w:p>
        </w:tc>
        <w:tc>
          <w:tcPr>
            <w:tcW w:w="1067" w:type="dxa"/>
          </w:tcPr>
          <w:p w14:paraId="74368B7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066</w:t>
            </w:r>
          </w:p>
        </w:tc>
        <w:tc>
          <w:tcPr>
            <w:tcW w:w="990" w:type="dxa"/>
          </w:tcPr>
          <w:p w14:paraId="6B9158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019</w:t>
            </w:r>
          </w:p>
        </w:tc>
      </w:tr>
      <w:tr w:rsidR="00C1009E" w:rsidRPr="00283FF5" w14:paraId="56AAE63A" w14:textId="77777777" w:rsidTr="00834034">
        <w:tc>
          <w:tcPr>
            <w:tcW w:w="1885" w:type="dxa"/>
          </w:tcPr>
          <w:p w14:paraId="6D4D85B9" w14:textId="77777777" w:rsidR="00C1009E" w:rsidRPr="00283FF5" w:rsidRDefault="00C1009E" w:rsidP="00834034">
            <w:pPr>
              <w:rPr>
                <w:i/>
                <w:iCs/>
                <w:sz w:val="24"/>
                <w:szCs w:val="24"/>
              </w:rPr>
            </w:pPr>
            <w:r w:rsidRPr="00283FF5">
              <w:rPr>
                <w:i/>
                <w:iCs/>
                <w:sz w:val="24"/>
                <w:szCs w:val="24"/>
              </w:rPr>
              <w:t>Zigadenus elegans</w:t>
            </w:r>
          </w:p>
        </w:tc>
        <w:tc>
          <w:tcPr>
            <w:tcW w:w="1620" w:type="dxa"/>
          </w:tcPr>
          <w:p w14:paraId="520FED43" w14:textId="77777777" w:rsidR="00C1009E" w:rsidRPr="00283FF5" w:rsidRDefault="00C1009E" w:rsidP="00834034">
            <w:pPr>
              <w:spacing w:line="480" w:lineRule="auto"/>
              <w:jc w:val="center"/>
              <w:rPr>
                <w:sz w:val="24"/>
                <w:szCs w:val="24"/>
              </w:rPr>
            </w:pPr>
            <w:r>
              <w:rPr>
                <w:sz w:val="24"/>
                <w:szCs w:val="24"/>
              </w:rPr>
              <w:t>0.473***</w:t>
            </w:r>
          </w:p>
        </w:tc>
        <w:tc>
          <w:tcPr>
            <w:tcW w:w="1501" w:type="dxa"/>
          </w:tcPr>
          <w:p w14:paraId="480E0246" w14:textId="77777777" w:rsidR="00C1009E" w:rsidRPr="00283FF5" w:rsidRDefault="00C1009E" w:rsidP="00834034">
            <w:pPr>
              <w:spacing w:line="480" w:lineRule="auto"/>
              <w:jc w:val="center"/>
              <w:rPr>
                <w:sz w:val="24"/>
                <w:szCs w:val="24"/>
              </w:rPr>
            </w:pPr>
            <w:r>
              <w:rPr>
                <w:sz w:val="24"/>
                <w:szCs w:val="24"/>
              </w:rPr>
              <w:t>0.371**</w:t>
            </w:r>
          </w:p>
        </w:tc>
        <w:tc>
          <w:tcPr>
            <w:tcW w:w="1269" w:type="dxa"/>
          </w:tcPr>
          <w:p w14:paraId="5C7A1696" w14:textId="77777777" w:rsidR="00C1009E" w:rsidRPr="00283FF5" w:rsidRDefault="00C1009E" w:rsidP="00834034">
            <w:pPr>
              <w:spacing w:line="480" w:lineRule="auto"/>
              <w:jc w:val="center"/>
              <w:rPr>
                <w:sz w:val="24"/>
                <w:szCs w:val="24"/>
              </w:rPr>
            </w:pPr>
            <w:r>
              <w:rPr>
                <w:sz w:val="24"/>
                <w:szCs w:val="24"/>
              </w:rPr>
              <w:t>0.771***</w:t>
            </w:r>
          </w:p>
        </w:tc>
        <w:tc>
          <w:tcPr>
            <w:tcW w:w="1203" w:type="dxa"/>
          </w:tcPr>
          <w:p w14:paraId="52C16C8E" w14:textId="77777777" w:rsidR="00C1009E" w:rsidRPr="00283FF5" w:rsidRDefault="00C1009E" w:rsidP="00834034">
            <w:pPr>
              <w:spacing w:line="480" w:lineRule="auto"/>
              <w:jc w:val="center"/>
              <w:rPr>
                <w:sz w:val="24"/>
                <w:szCs w:val="24"/>
              </w:rPr>
            </w:pPr>
            <w:r>
              <w:rPr>
                <w:sz w:val="24"/>
                <w:szCs w:val="24"/>
              </w:rPr>
              <w:t>0.294***</w:t>
            </w:r>
          </w:p>
        </w:tc>
        <w:tc>
          <w:tcPr>
            <w:tcW w:w="1067" w:type="dxa"/>
          </w:tcPr>
          <w:p w14:paraId="616E6B49"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139*</w:t>
            </w:r>
          </w:p>
        </w:tc>
        <w:tc>
          <w:tcPr>
            <w:tcW w:w="990" w:type="dxa"/>
          </w:tcPr>
          <w:p w14:paraId="6416B858"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109*</w:t>
            </w:r>
          </w:p>
        </w:tc>
      </w:tr>
      <w:tr w:rsidR="00C1009E" w:rsidRPr="00283FF5" w14:paraId="540A3D0C" w14:textId="77777777" w:rsidTr="00834034">
        <w:tc>
          <w:tcPr>
            <w:tcW w:w="1885" w:type="dxa"/>
          </w:tcPr>
          <w:p w14:paraId="754F2C3D" w14:textId="77777777" w:rsidR="00C1009E" w:rsidRPr="00283FF5" w:rsidRDefault="00C1009E" w:rsidP="00834034">
            <w:pPr>
              <w:rPr>
                <w:i/>
                <w:iCs/>
                <w:sz w:val="24"/>
                <w:szCs w:val="24"/>
              </w:rPr>
            </w:pPr>
            <w:r w:rsidRPr="00283FF5">
              <w:rPr>
                <w:i/>
                <w:iCs/>
                <w:sz w:val="24"/>
                <w:szCs w:val="24"/>
              </w:rPr>
              <w:t xml:space="preserve">Oenothera </w:t>
            </w:r>
            <w:proofErr w:type="spellStart"/>
            <w:r w:rsidRPr="00283FF5">
              <w:rPr>
                <w:i/>
                <w:iCs/>
                <w:sz w:val="24"/>
                <w:szCs w:val="24"/>
              </w:rPr>
              <w:t>nuttallii</w:t>
            </w:r>
            <w:proofErr w:type="spellEnd"/>
          </w:p>
        </w:tc>
        <w:tc>
          <w:tcPr>
            <w:tcW w:w="1620" w:type="dxa"/>
          </w:tcPr>
          <w:p w14:paraId="796112F2" w14:textId="77777777" w:rsidR="00C1009E" w:rsidRPr="00283FF5" w:rsidRDefault="00C1009E" w:rsidP="00834034">
            <w:pPr>
              <w:spacing w:line="480" w:lineRule="auto"/>
              <w:jc w:val="center"/>
              <w:rPr>
                <w:sz w:val="24"/>
                <w:szCs w:val="24"/>
              </w:rPr>
            </w:pPr>
            <w:r>
              <w:rPr>
                <w:sz w:val="24"/>
                <w:szCs w:val="24"/>
              </w:rPr>
              <w:t>0.566*</w:t>
            </w:r>
          </w:p>
        </w:tc>
        <w:tc>
          <w:tcPr>
            <w:tcW w:w="1501" w:type="dxa"/>
          </w:tcPr>
          <w:p w14:paraId="1C20D89C" w14:textId="77777777" w:rsidR="00C1009E" w:rsidRPr="00283FF5" w:rsidRDefault="00C1009E" w:rsidP="00834034">
            <w:pPr>
              <w:spacing w:line="480" w:lineRule="auto"/>
              <w:jc w:val="center"/>
              <w:rPr>
                <w:sz w:val="24"/>
                <w:szCs w:val="24"/>
              </w:rPr>
            </w:pPr>
            <w:r>
              <w:rPr>
                <w:sz w:val="24"/>
                <w:szCs w:val="24"/>
              </w:rPr>
              <w:t>0.367</w:t>
            </w:r>
          </w:p>
        </w:tc>
        <w:tc>
          <w:tcPr>
            <w:tcW w:w="1269" w:type="dxa"/>
          </w:tcPr>
          <w:p w14:paraId="3322948A" w14:textId="77777777" w:rsidR="00C1009E" w:rsidRPr="00283FF5" w:rsidRDefault="00C1009E" w:rsidP="00834034">
            <w:pPr>
              <w:spacing w:line="480" w:lineRule="auto"/>
              <w:jc w:val="center"/>
              <w:rPr>
                <w:sz w:val="24"/>
                <w:szCs w:val="24"/>
              </w:rPr>
            </w:pPr>
            <w:r>
              <w:rPr>
                <w:sz w:val="24"/>
                <w:szCs w:val="24"/>
              </w:rPr>
              <w:t>-0.099</w:t>
            </w:r>
          </w:p>
        </w:tc>
        <w:tc>
          <w:tcPr>
            <w:tcW w:w="1203" w:type="dxa"/>
          </w:tcPr>
          <w:p w14:paraId="50A950FE" w14:textId="77777777" w:rsidR="00C1009E" w:rsidRPr="00283FF5" w:rsidRDefault="00C1009E" w:rsidP="00834034">
            <w:pPr>
              <w:spacing w:line="480" w:lineRule="auto"/>
              <w:jc w:val="center"/>
              <w:rPr>
                <w:sz w:val="24"/>
                <w:szCs w:val="24"/>
              </w:rPr>
            </w:pPr>
            <w:r>
              <w:rPr>
                <w:sz w:val="24"/>
                <w:szCs w:val="24"/>
              </w:rPr>
              <w:t>0.336</w:t>
            </w:r>
          </w:p>
        </w:tc>
        <w:tc>
          <w:tcPr>
            <w:tcW w:w="1067" w:type="dxa"/>
          </w:tcPr>
          <w:p w14:paraId="0A94F878" w14:textId="77777777" w:rsidR="00C1009E" w:rsidRPr="00283FF5" w:rsidRDefault="00C1009E" w:rsidP="00834034">
            <w:pPr>
              <w:spacing w:line="480" w:lineRule="auto"/>
              <w:jc w:val="center"/>
              <w:rPr>
                <w:sz w:val="24"/>
                <w:szCs w:val="24"/>
              </w:rPr>
            </w:pPr>
            <w:r>
              <w:rPr>
                <w:sz w:val="24"/>
                <w:szCs w:val="24"/>
              </w:rPr>
              <w:t>0.190</w:t>
            </w:r>
          </w:p>
        </w:tc>
        <w:tc>
          <w:tcPr>
            <w:tcW w:w="990" w:type="dxa"/>
          </w:tcPr>
          <w:p w14:paraId="100CBF0E" w14:textId="77777777" w:rsidR="00C1009E" w:rsidRPr="00283FF5" w:rsidRDefault="00C1009E" w:rsidP="00834034">
            <w:pPr>
              <w:spacing w:line="480" w:lineRule="auto"/>
              <w:jc w:val="center"/>
              <w:rPr>
                <w:sz w:val="24"/>
                <w:szCs w:val="24"/>
              </w:rPr>
            </w:pPr>
            <w:r>
              <w:rPr>
                <w:sz w:val="24"/>
                <w:szCs w:val="24"/>
              </w:rPr>
              <w:t>0.123</w:t>
            </w:r>
          </w:p>
        </w:tc>
      </w:tr>
    </w:tbl>
    <w:p w14:paraId="7C3674C6" w14:textId="46A5E99C" w:rsidR="00903D13" w:rsidRPr="00AC4581" w:rsidRDefault="00903D13" w:rsidP="00903D13">
      <w:pPr>
        <w:tabs>
          <w:tab w:val="left" w:pos="810"/>
        </w:tabs>
        <w:spacing w:before="240" w:line="480" w:lineRule="auto"/>
        <w:rPr>
          <w:b/>
          <w:bCs/>
          <w:sz w:val="24"/>
          <w:szCs w:val="24"/>
        </w:rPr>
      </w:pPr>
      <w:r w:rsidRPr="00AC4581">
        <w:rPr>
          <w:b/>
          <w:bCs/>
          <w:sz w:val="24"/>
          <w:szCs w:val="24"/>
        </w:rPr>
        <w:lastRenderedPageBreak/>
        <w:t>Figure Legends</w:t>
      </w:r>
    </w:p>
    <w:p w14:paraId="164B90FE" w14:textId="77777777" w:rsidR="00903D13" w:rsidRDefault="00903D13" w:rsidP="00903D13">
      <w:pPr>
        <w:tabs>
          <w:tab w:val="left" w:pos="810"/>
        </w:tabs>
        <w:spacing w:line="480" w:lineRule="auto"/>
        <w:rPr>
          <w:sz w:val="24"/>
          <w:szCs w:val="24"/>
        </w:rPr>
      </w:pPr>
      <w:r>
        <w:rPr>
          <w:sz w:val="24"/>
          <w:szCs w:val="24"/>
        </w:rPr>
        <w:t>Figure 1. Full path diagram (a) and reduced path diagram excluding DOBG (b). The reduced path diagram was used for the structural equation modeling.</w:t>
      </w:r>
    </w:p>
    <w:p w14:paraId="6C062F8C" w14:textId="77777777" w:rsidR="00903D13" w:rsidRDefault="00903D13" w:rsidP="00903D13">
      <w:pPr>
        <w:tabs>
          <w:tab w:val="left" w:pos="810"/>
        </w:tabs>
        <w:spacing w:line="480" w:lineRule="auto"/>
        <w:rPr>
          <w:sz w:val="24"/>
          <w:szCs w:val="24"/>
        </w:rPr>
      </w:pPr>
    </w:p>
    <w:p w14:paraId="445AEE71" w14:textId="77777777" w:rsidR="00903D13" w:rsidRDefault="00903D13" w:rsidP="00903D13">
      <w:pPr>
        <w:tabs>
          <w:tab w:val="left" w:pos="810"/>
        </w:tabs>
        <w:spacing w:line="480" w:lineRule="auto"/>
        <w:rPr>
          <w:sz w:val="24"/>
          <w:szCs w:val="24"/>
        </w:rPr>
      </w:pPr>
      <w:r w:rsidRPr="00F211FD">
        <w:rPr>
          <w:sz w:val="24"/>
          <w:szCs w:val="24"/>
        </w:rPr>
        <w:t xml:space="preserve">Figure </w:t>
      </w:r>
      <w:r>
        <w:rPr>
          <w:sz w:val="24"/>
          <w:szCs w:val="24"/>
        </w:rPr>
        <w:t>2</w:t>
      </w:r>
      <w:r w:rsidRPr="00F211FD">
        <w:rPr>
          <w:sz w:val="24"/>
          <w:szCs w:val="24"/>
        </w:rPr>
        <w:t xml:space="preserve">. Box plots of the first flowering day (FFD) of </w:t>
      </w:r>
      <w:r>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6F7A4422" w14:textId="77777777" w:rsidR="00903D13" w:rsidRDefault="00903D13" w:rsidP="00903D13">
      <w:pPr>
        <w:tabs>
          <w:tab w:val="left" w:pos="810"/>
        </w:tabs>
        <w:spacing w:line="480" w:lineRule="auto"/>
        <w:rPr>
          <w:sz w:val="24"/>
          <w:szCs w:val="24"/>
        </w:rPr>
      </w:pPr>
    </w:p>
    <w:p w14:paraId="4094B973" w14:textId="77777777" w:rsidR="00903D13" w:rsidRDefault="00903D13" w:rsidP="00903D13">
      <w:pPr>
        <w:tabs>
          <w:tab w:val="left" w:pos="810"/>
        </w:tabs>
        <w:spacing w:line="480" w:lineRule="auto"/>
        <w:rPr>
          <w:sz w:val="24"/>
          <w:szCs w:val="24"/>
        </w:rPr>
      </w:pPr>
      <w:r>
        <w:rPr>
          <w:sz w:val="24"/>
          <w:szCs w:val="24"/>
        </w:rPr>
        <w:t>Figure 3.</w:t>
      </w:r>
      <w:r w:rsidRPr="00F211FD">
        <w:rPr>
          <w:sz w:val="24"/>
          <w:szCs w:val="24"/>
        </w:rPr>
        <w:t xml:space="preserve"> </w:t>
      </w:r>
      <w:r w:rsidRPr="00283FF5">
        <w:rPr>
          <w:sz w:val="24"/>
          <w:szCs w:val="24"/>
        </w:rPr>
        <w:t>Path diagrams with</w:t>
      </w:r>
      <w:r>
        <w:rPr>
          <w:sz w:val="24"/>
          <w:szCs w:val="24"/>
        </w:rPr>
        <w:t xml:space="preserve"> standardized regression coefficient </w:t>
      </w:r>
      <w:r w:rsidRPr="00283FF5">
        <w:rPr>
          <w:sz w:val="24"/>
          <w:szCs w:val="24"/>
        </w:rPr>
        <w:t>estimates labeled. Number of asterisks indicate level of significance for p-value: *p ≤ 0.05, **p ≤ 0.01, ***p ≤ 0.001.</w:t>
      </w:r>
    </w:p>
    <w:p w14:paraId="249B363D" w14:textId="77777777" w:rsidR="00903D13" w:rsidRDefault="00903D13" w:rsidP="00903D13">
      <w:pPr>
        <w:tabs>
          <w:tab w:val="left" w:pos="810"/>
        </w:tabs>
        <w:spacing w:line="480" w:lineRule="auto"/>
        <w:rPr>
          <w:sz w:val="24"/>
          <w:szCs w:val="24"/>
        </w:rPr>
      </w:pPr>
    </w:p>
    <w:p w14:paraId="717C843F" w14:textId="77777777" w:rsidR="00903D13" w:rsidRDefault="00903D13" w:rsidP="00903D13">
      <w:pPr>
        <w:tabs>
          <w:tab w:val="left" w:pos="810"/>
        </w:tabs>
        <w:spacing w:line="480" w:lineRule="auto"/>
        <w:rPr>
          <w:sz w:val="24"/>
          <w:szCs w:val="24"/>
        </w:rPr>
      </w:pPr>
      <w:r>
        <w:rPr>
          <w:sz w:val="24"/>
          <w:szCs w:val="24"/>
        </w:rPr>
        <w:t>Figure 4.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p>
    <w:p w14:paraId="5C09F158" w14:textId="77777777" w:rsidR="003033E4" w:rsidRPr="003033E4" w:rsidRDefault="003033E4" w:rsidP="002B3E1D">
      <w:pPr>
        <w:rPr>
          <w:b/>
          <w:bCs/>
          <w:sz w:val="24"/>
          <w:szCs w:val="24"/>
        </w:rPr>
      </w:pPr>
    </w:p>
    <w:p w14:paraId="22EF649E" w14:textId="77777777" w:rsidR="00903D13" w:rsidRDefault="00903D13" w:rsidP="002B3E1D">
      <w:pPr>
        <w:rPr>
          <w:b/>
          <w:bCs/>
          <w:sz w:val="24"/>
          <w:szCs w:val="24"/>
        </w:rPr>
      </w:pPr>
    </w:p>
    <w:p w14:paraId="29AD2AA7" w14:textId="77777777" w:rsidR="00903D13" w:rsidRDefault="00903D13" w:rsidP="002B3E1D">
      <w:pPr>
        <w:rPr>
          <w:b/>
          <w:bCs/>
          <w:sz w:val="24"/>
          <w:szCs w:val="24"/>
        </w:rPr>
      </w:pPr>
    </w:p>
    <w:p w14:paraId="7D1512AA" w14:textId="77777777" w:rsidR="00903D13" w:rsidRDefault="00903D13" w:rsidP="002B3E1D">
      <w:pPr>
        <w:rPr>
          <w:b/>
          <w:bCs/>
          <w:sz w:val="24"/>
          <w:szCs w:val="24"/>
        </w:rPr>
      </w:pPr>
    </w:p>
    <w:p w14:paraId="0C2919F0" w14:textId="734A1BB0" w:rsidR="003033E4" w:rsidRPr="00AC4581" w:rsidRDefault="003033E4" w:rsidP="002B3E1D">
      <w:pPr>
        <w:rPr>
          <w:b/>
          <w:bCs/>
          <w:sz w:val="24"/>
          <w:szCs w:val="24"/>
        </w:rPr>
      </w:pPr>
      <w:r w:rsidRPr="000A16B7">
        <w:rPr>
          <w:b/>
          <w:bCs/>
          <w:noProof/>
          <w:sz w:val="24"/>
          <w:szCs w:val="24"/>
        </w:rPr>
        <w:lastRenderedPageBreak/>
        <mc:AlternateContent>
          <mc:Choice Requires="wps">
            <w:drawing>
              <wp:anchor distT="45720" distB="45720" distL="114300" distR="114300" simplePos="0" relativeHeight="251660288" behindDoc="0" locked="0" layoutInCell="1" allowOverlap="1" wp14:anchorId="174C9894" wp14:editId="70862381">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75B715D1" w14:textId="77777777" w:rsidR="003033E4" w:rsidRPr="000A16B7" w:rsidRDefault="003033E4" w:rsidP="002B3E1D">
                            <w:pPr>
                              <w:rPr>
                                <w:sz w:val="44"/>
                                <w:szCs w:val="44"/>
                              </w:rPr>
                            </w:pPr>
                            <w:r w:rsidRPr="000A16B7">
                              <w:rPr>
                                <w:sz w:val="28"/>
                                <w:szCs w:val="28"/>
                              </w:rPr>
                              <w:t>(</w:t>
                            </w:r>
                            <w:r>
                              <w:rPr>
                                <w:sz w:val="28"/>
                                <w:szCs w:val="28"/>
                              </w:rPr>
                              <w:t>b</w:t>
                            </w:r>
                            <w:r w:rsidRPr="000A16B7">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4C9894"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75B715D1" w14:textId="77777777" w:rsidR="003033E4" w:rsidRPr="000A16B7" w:rsidRDefault="003033E4" w:rsidP="002B3E1D">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650CFF7A" wp14:editId="3EB1CFA6">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50F6E664" w14:textId="77777777" w:rsidR="003033E4" w:rsidRPr="000A16B7" w:rsidRDefault="003033E4" w:rsidP="002B3E1D">
                            <w:pPr>
                              <w:rPr>
                                <w:sz w:val="44"/>
                                <w:szCs w:val="44"/>
                              </w:rPr>
                            </w:pPr>
                            <w:r w:rsidRPr="000A16B7">
                              <w:rPr>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CFF7A"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50F6E664" w14:textId="77777777" w:rsidR="003033E4" w:rsidRPr="000A16B7" w:rsidRDefault="003033E4" w:rsidP="002B3E1D">
                      <w:pPr>
                        <w:rPr>
                          <w:sz w:val="44"/>
                          <w:szCs w:val="44"/>
                        </w:rPr>
                      </w:pPr>
                      <w:r w:rsidRPr="000A16B7">
                        <w:rPr>
                          <w:sz w:val="28"/>
                          <w:szCs w:val="28"/>
                        </w:rPr>
                        <w:t>(a)</w:t>
                      </w:r>
                    </w:p>
                  </w:txbxContent>
                </v:textbox>
                <w10:wrap anchorx="margin"/>
              </v:shape>
            </w:pict>
          </mc:Fallback>
        </mc:AlternateContent>
      </w:r>
      <w:r>
        <w:rPr>
          <w:b/>
          <w:bCs/>
          <w:noProof/>
          <w:sz w:val="24"/>
          <w:szCs w:val="24"/>
        </w:rPr>
        <w:drawing>
          <wp:inline distT="0" distB="0" distL="0" distR="0" wp14:anchorId="4677F576" wp14:editId="031087C3">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1">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b/>
          <w:bCs/>
          <w:noProof/>
          <w:sz w:val="24"/>
          <w:szCs w:val="24"/>
        </w:rPr>
        <w:drawing>
          <wp:inline distT="0" distB="0" distL="0" distR="0" wp14:anchorId="2C34F9CA" wp14:editId="075F8BD6">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2">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D4D6D2" w14:textId="77777777" w:rsidR="003033E4" w:rsidRDefault="003033E4" w:rsidP="002B3E1D">
      <w:pPr>
        <w:jc w:val="center"/>
        <w:rPr>
          <w:sz w:val="24"/>
          <w:szCs w:val="24"/>
        </w:rPr>
      </w:pPr>
    </w:p>
    <w:p w14:paraId="4341E678" w14:textId="77777777" w:rsidR="003033E4" w:rsidRPr="00560D7E" w:rsidRDefault="003033E4" w:rsidP="002B3E1D">
      <w:pPr>
        <w:rPr>
          <w:sz w:val="24"/>
          <w:szCs w:val="24"/>
        </w:rPr>
      </w:pPr>
      <w:r>
        <w:rPr>
          <w:sz w:val="24"/>
          <w:szCs w:val="24"/>
        </w:rPr>
        <w:t>Figure 1.</w:t>
      </w:r>
    </w:p>
    <w:p w14:paraId="7302C676" w14:textId="77777777" w:rsidR="003033E4" w:rsidRDefault="003033E4">
      <w:pPr>
        <w:sectPr w:rsidR="003033E4">
          <w:footerReference w:type="default" r:id="rId13"/>
          <w:pgSz w:w="12240" w:h="15840"/>
          <w:pgMar w:top="1440" w:right="1440" w:bottom="1440" w:left="1440" w:header="720" w:footer="720" w:gutter="0"/>
          <w:cols w:space="720"/>
          <w:docGrid w:linePitch="360"/>
        </w:sectPr>
      </w:pPr>
    </w:p>
    <w:p w14:paraId="5F950A88" w14:textId="77777777" w:rsidR="003033E4" w:rsidRDefault="003033E4" w:rsidP="00955FE2">
      <w:pPr>
        <w:rPr>
          <w:sz w:val="24"/>
          <w:szCs w:val="24"/>
        </w:rPr>
      </w:pPr>
      <w:r>
        <w:rPr>
          <w:noProof/>
          <w:sz w:val="24"/>
          <w:szCs w:val="24"/>
        </w:rPr>
        <w:lastRenderedPageBreak/>
        <w:drawing>
          <wp:inline distT="0" distB="0" distL="0" distR="0" wp14:anchorId="002FEA63" wp14:editId="493F8B24">
            <wp:extent cx="8142249" cy="5135880"/>
            <wp:effectExtent l="0" t="0" r="0" b="762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152306" cy="5142224"/>
                    </a:xfrm>
                    <a:prstGeom prst="rect">
                      <a:avLst/>
                    </a:prstGeom>
                  </pic:spPr>
                </pic:pic>
              </a:graphicData>
            </a:graphic>
          </wp:inline>
        </w:drawing>
      </w:r>
    </w:p>
    <w:p w14:paraId="73C1FCCA" w14:textId="77777777" w:rsidR="003033E4" w:rsidRDefault="003033E4" w:rsidP="00955FE2">
      <w:pPr>
        <w:rPr>
          <w:sz w:val="24"/>
          <w:szCs w:val="24"/>
        </w:rPr>
      </w:pPr>
    </w:p>
    <w:p w14:paraId="1628D1B0" w14:textId="77777777" w:rsidR="003033E4" w:rsidRDefault="003033E4" w:rsidP="00955FE2">
      <w:pPr>
        <w:rPr>
          <w:sz w:val="24"/>
          <w:szCs w:val="24"/>
        </w:rPr>
        <w:sectPr w:rsidR="003033E4" w:rsidSect="003033E4">
          <w:pgSz w:w="15840" w:h="12240" w:orient="landscape"/>
          <w:pgMar w:top="1440" w:right="1440" w:bottom="1440" w:left="1440" w:header="720" w:footer="720" w:gutter="0"/>
          <w:cols w:space="720"/>
          <w:docGrid w:linePitch="360"/>
        </w:sectPr>
      </w:pPr>
      <w:r>
        <w:rPr>
          <w:sz w:val="24"/>
          <w:szCs w:val="24"/>
        </w:rPr>
        <w:t>Figure 2.</w:t>
      </w:r>
    </w:p>
    <w:p w14:paraId="47BF29B7" w14:textId="77777777" w:rsidR="003033E4" w:rsidRDefault="003033E4" w:rsidP="00955FE2">
      <w:pPr>
        <w:rPr>
          <w:sz w:val="24"/>
          <w:szCs w:val="24"/>
        </w:rPr>
      </w:pPr>
    </w:p>
    <w:p w14:paraId="1874E32B" w14:textId="77777777" w:rsidR="003033E4" w:rsidRDefault="003033E4" w:rsidP="00A2243E">
      <w:pPr>
        <w:jc w:val="center"/>
        <w:rPr>
          <w:sz w:val="24"/>
          <w:szCs w:val="24"/>
        </w:rPr>
      </w:pPr>
      <w:r>
        <w:rPr>
          <w:noProof/>
          <w:sz w:val="24"/>
          <w:szCs w:val="24"/>
        </w:rPr>
        <w:drawing>
          <wp:inline distT="0" distB="0" distL="0" distR="0" wp14:anchorId="7E56FC82" wp14:editId="6A21F704">
            <wp:extent cx="6255345" cy="5440680"/>
            <wp:effectExtent l="0" t="0" r="0" b="762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1394" cy="5454638"/>
                    </a:xfrm>
                    <a:prstGeom prst="rect">
                      <a:avLst/>
                    </a:prstGeom>
                  </pic:spPr>
                </pic:pic>
              </a:graphicData>
            </a:graphic>
          </wp:inline>
        </w:drawing>
      </w:r>
    </w:p>
    <w:p w14:paraId="573BAA7B" w14:textId="77777777" w:rsidR="003033E4" w:rsidRDefault="003033E4" w:rsidP="00A2243E">
      <w:pPr>
        <w:rPr>
          <w:sz w:val="24"/>
          <w:szCs w:val="24"/>
        </w:rPr>
      </w:pPr>
      <w:r>
        <w:rPr>
          <w:sz w:val="24"/>
          <w:szCs w:val="24"/>
        </w:rPr>
        <w:t>Figure 3.</w:t>
      </w:r>
    </w:p>
    <w:p w14:paraId="270823ED" w14:textId="77777777" w:rsidR="003033E4" w:rsidRDefault="003033E4"/>
    <w:p w14:paraId="340E54F5" w14:textId="77777777" w:rsidR="003033E4" w:rsidRDefault="003033E4" w:rsidP="00DB5AD7">
      <w:pPr>
        <w:spacing w:line="480" w:lineRule="auto"/>
        <w:rPr>
          <w:sz w:val="24"/>
          <w:szCs w:val="24"/>
        </w:rPr>
      </w:pPr>
      <w:r>
        <w:rPr>
          <w:noProof/>
          <w:sz w:val="24"/>
          <w:szCs w:val="24"/>
        </w:rPr>
        <w:lastRenderedPageBreak/>
        <w:drawing>
          <wp:inline distT="0" distB="0" distL="0" distR="0" wp14:anchorId="7406B457" wp14:editId="404163B1">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047BABF8" w14:textId="08F21259" w:rsidR="005C4CDF" w:rsidRDefault="003033E4" w:rsidP="003033E4">
      <w:pPr>
        <w:spacing w:line="480" w:lineRule="auto"/>
      </w:pPr>
      <w:r>
        <w:rPr>
          <w:sz w:val="24"/>
          <w:szCs w:val="24"/>
        </w:rPr>
        <w:t>Figure 4.</w:t>
      </w:r>
    </w:p>
    <w:sectPr w:rsidR="005C4CDF" w:rsidSect="003033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7B96B" w14:textId="77777777" w:rsidR="00226C0D" w:rsidRDefault="00226C0D" w:rsidP="005C4CDF">
      <w:pPr>
        <w:spacing w:after="0" w:line="240" w:lineRule="auto"/>
      </w:pPr>
      <w:r>
        <w:separator/>
      </w:r>
    </w:p>
  </w:endnote>
  <w:endnote w:type="continuationSeparator" w:id="0">
    <w:p w14:paraId="07F0BE8C" w14:textId="77777777" w:rsidR="00226C0D" w:rsidRDefault="00226C0D" w:rsidP="005C4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687100"/>
      <w:docPartObj>
        <w:docPartGallery w:val="Page Numbers (Bottom of Page)"/>
        <w:docPartUnique/>
      </w:docPartObj>
    </w:sdtPr>
    <w:sdtEndPr>
      <w:rPr>
        <w:noProof/>
      </w:rPr>
    </w:sdtEndPr>
    <w:sdtContent>
      <w:p w14:paraId="06D288F1" w14:textId="7B931E13" w:rsidR="005C4CDF" w:rsidRDefault="005C4C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B78C5F" w14:textId="77777777" w:rsidR="005C4CDF" w:rsidRDefault="005C4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ADCFF" w14:textId="77777777" w:rsidR="00226C0D" w:rsidRDefault="00226C0D" w:rsidP="005C4CDF">
      <w:pPr>
        <w:spacing w:after="0" w:line="240" w:lineRule="auto"/>
      </w:pPr>
      <w:r>
        <w:separator/>
      </w:r>
    </w:p>
  </w:footnote>
  <w:footnote w:type="continuationSeparator" w:id="0">
    <w:p w14:paraId="635016E0" w14:textId="77777777" w:rsidR="00226C0D" w:rsidRDefault="00226C0D" w:rsidP="005C4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 Chandler">
    <w15:presenceInfo w15:providerId="Windows Live" w15:userId="2739e033379748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Harvard Author Year (Hull)&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374BBB"/>
    <w:rsid w:val="000F37C6"/>
    <w:rsid w:val="000F5EA2"/>
    <w:rsid w:val="0018670A"/>
    <w:rsid w:val="001C1E5F"/>
    <w:rsid w:val="001E7A56"/>
    <w:rsid w:val="001F01DE"/>
    <w:rsid w:val="00226C0D"/>
    <w:rsid w:val="00294F1D"/>
    <w:rsid w:val="002A3447"/>
    <w:rsid w:val="002F1762"/>
    <w:rsid w:val="002F3BA7"/>
    <w:rsid w:val="003033E4"/>
    <w:rsid w:val="00374BBB"/>
    <w:rsid w:val="00467A63"/>
    <w:rsid w:val="00517DE8"/>
    <w:rsid w:val="005724EC"/>
    <w:rsid w:val="0057623D"/>
    <w:rsid w:val="005A78BC"/>
    <w:rsid w:val="005C4CDF"/>
    <w:rsid w:val="00641254"/>
    <w:rsid w:val="00796A82"/>
    <w:rsid w:val="007D33B1"/>
    <w:rsid w:val="00880F64"/>
    <w:rsid w:val="008A062C"/>
    <w:rsid w:val="00903D13"/>
    <w:rsid w:val="009F3938"/>
    <w:rsid w:val="00B56B24"/>
    <w:rsid w:val="00C1009E"/>
    <w:rsid w:val="00C6283D"/>
    <w:rsid w:val="00D2193D"/>
    <w:rsid w:val="00EF7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AC067"/>
  <w15:chartTrackingRefBased/>
  <w15:docId w15:val="{BB8E13FC-E0A5-42B8-90DA-EF292E3E7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BBB"/>
    <w:rPr>
      <w:rFonts w:ascii="Times New Roman" w:hAnsi="Times New Roman"/>
    </w:rPr>
  </w:style>
  <w:style w:type="paragraph" w:styleId="Heading1">
    <w:name w:val="heading 1"/>
    <w:basedOn w:val="Normal"/>
    <w:next w:val="Normal"/>
    <w:link w:val="Heading1Char"/>
    <w:uiPriority w:val="9"/>
    <w:qFormat/>
    <w:rsid w:val="00374BBB"/>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374BBB"/>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BB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74BBB"/>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374BBB"/>
    <w:rPr>
      <w:color w:val="0563C1" w:themeColor="hyperlink"/>
      <w:u w:val="single"/>
    </w:rPr>
  </w:style>
  <w:style w:type="paragraph" w:styleId="ListParagraph">
    <w:name w:val="List Paragraph"/>
    <w:basedOn w:val="Normal"/>
    <w:uiPriority w:val="34"/>
    <w:qFormat/>
    <w:rsid w:val="00374BBB"/>
    <w:pPr>
      <w:ind w:left="720"/>
      <w:contextualSpacing/>
    </w:pPr>
  </w:style>
  <w:style w:type="paragraph" w:customStyle="1" w:styleId="EndNoteBibliography">
    <w:name w:val="EndNote Bibliography"/>
    <w:basedOn w:val="Normal"/>
    <w:link w:val="EndNoteBibliographyChar"/>
    <w:rsid w:val="00374BBB"/>
    <w:pPr>
      <w:spacing w:line="240" w:lineRule="auto"/>
    </w:pPr>
    <w:rPr>
      <w:rFonts w:cs="Times New Roman"/>
      <w:noProof/>
    </w:rPr>
  </w:style>
  <w:style w:type="character" w:customStyle="1" w:styleId="EndNoteBibliographyChar">
    <w:name w:val="EndNote Bibliography Char"/>
    <w:basedOn w:val="DefaultParagraphFont"/>
    <w:link w:val="EndNoteBibliography"/>
    <w:rsid w:val="00374BBB"/>
    <w:rPr>
      <w:rFonts w:ascii="Times New Roman" w:hAnsi="Times New Roman" w:cs="Times New Roman"/>
      <w:noProof/>
    </w:rPr>
  </w:style>
  <w:style w:type="paragraph" w:styleId="Header">
    <w:name w:val="header"/>
    <w:basedOn w:val="Normal"/>
    <w:link w:val="HeaderChar"/>
    <w:uiPriority w:val="99"/>
    <w:unhideWhenUsed/>
    <w:rsid w:val="005C4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CDF"/>
    <w:rPr>
      <w:rFonts w:ascii="Times New Roman" w:hAnsi="Times New Roman"/>
    </w:rPr>
  </w:style>
  <w:style w:type="paragraph" w:styleId="Footer">
    <w:name w:val="footer"/>
    <w:basedOn w:val="Normal"/>
    <w:link w:val="FooterChar"/>
    <w:uiPriority w:val="99"/>
    <w:unhideWhenUsed/>
    <w:rsid w:val="005C4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CDF"/>
    <w:rPr>
      <w:rFonts w:ascii="Times New Roman" w:hAnsi="Times New Roman"/>
    </w:rPr>
  </w:style>
  <w:style w:type="paragraph" w:customStyle="1" w:styleId="EndNoteBibliographyTitle">
    <w:name w:val="EndNote Bibliography Title"/>
    <w:basedOn w:val="Normal"/>
    <w:link w:val="EndNoteBibliographyTitleChar"/>
    <w:rsid w:val="00C1009E"/>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C1009E"/>
    <w:rPr>
      <w:rFonts w:ascii="Times New Roman" w:hAnsi="Times New Roman" w:cs="Times New Roman"/>
      <w:noProof/>
    </w:rPr>
  </w:style>
  <w:style w:type="table" w:styleId="TableGrid">
    <w:name w:val="Table Grid"/>
    <w:basedOn w:val="TableNormal"/>
    <w:uiPriority w:val="39"/>
    <w:rsid w:val="00C10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D33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7933643">
      <w:bodyDiv w:val="1"/>
      <w:marLeft w:val="0"/>
      <w:marRight w:val="0"/>
      <w:marTop w:val="0"/>
      <w:marBottom w:val="0"/>
      <w:divBdr>
        <w:top w:val="none" w:sz="0" w:space="0" w:color="auto"/>
        <w:left w:val="none" w:sz="0" w:space="0" w:color="auto"/>
        <w:bottom w:val="none" w:sz="0" w:space="0" w:color="auto"/>
        <w:right w:val="none" w:sz="0" w:space="0" w:color="auto"/>
      </w:divBdr>
      <w:divsChild>
        <w:div w:id="660504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teven.travers@ndsu.edu" TargetMode="External"/><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R-project.or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dnr.state.mn.us/snas/detail.html?id=sna00996"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41049-BECF-41D8-8A03-1804474CE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9059</Words>
  <Characters>51637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2</cp:revision>
  <dcterms:created xsi:type="dcterms:W3CDTF">2021-05-16T14:57:00Z</dcterms:created>
  <dcterms:modified xsi:type="dcterms:W3CDTF">2021-05-16T14:57:00Z</dcterms:modified>
</cp:coreProperties>
</file>