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6F63F" w14:textId="30333DC9" w:rsidR="00624003" w:rsidRDefault="00624003" w:rsidP="00624003">
      <w:pPr>
        <w:rPr>
          <w:ins w:id="0" w:author="Steven Travers" w:date="2021-07-23T11:18:00Z"/>
          <w:sz w:val="24"/>
          <w:szCs w:val="24"/>
        </w:rPr>
      </w:pPr>
      <w:ins w:id="1" w:author="Steven Travers" w:date="2021-07-23T11:18:00Z">
        <w:r>
          <w:rPr>
            <w:sz w:val="24"/>
            <w:szCs w:val="24"/>
          </w:rPr>
          <w:t xml:space="preserve">Table 1. </w:t>
        </w:r>
      </w:ins>
      <w:ins w:id="2" w:author="Steven Travers" w:date="2021-07-23T11:19:00Z">
        <w:r w:rsidRPr="00624003">
          <w:rPr>
            <w:sz w:val="24"/>
            <w:szCs w:val="24"/>
          </w:rPr>
          <w:t>Comparisons of variables between early sampling periods (1942-1961) and later sampling periods (2012-2020).Variables include mean estimates of first-flowering day (FFD) by species and three environmental variables: Spring temperature (Feb, Mar, April), Snow pack in mid-march and Total snow.</w:t>
        </w:r>
      </w:ins>
    </w:p>
    <w:bookmarkStart w:id="3" w:name="_MON_1688544198"/>
    <w:bookmarkEnd w:id="3"/>
    <w:p w14:paraId="59E31F19" w14:textId="50D483F4" w:rsidR="00624003" w:rsidRDefault="00624003">
      <w:pPr>
        <w:jc w:val="center"/>
        <w:rPr>
          <w:ins w:id="4" w:author="Steven Travers" w:date="2021-07-23T11:15:00Z"/>
          <w:sz w:val="24"/>
          <w:szCs w:val="24"/>
        </w:rPr>
        <w:pPrChange w:id="5" w:author="Steven Travers" w:date="2021-07-23T11:16:00Z">
          <w:pPr/>
        </w:pPrChange>
      </w:pPr>
      <w:ins w:id="6" w:author="Steven Travers" w:date="2021-07-23T11:16:00Z">
        <w:r>
          <w:rPr>
            <w:sz w:val="24"/>
            <w:szCs w:val="24"/>
          </w:rPr>
          <w:object w:dxaOrig="7562" w:dyaOrig="7970" w14:anchorId="6C4F6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429pt" o:ole="">
              <v:imagedata r:id="rId8" o:title=""/>
            </v:shape>
            <o:OLEObject Type="Embed" ProgID="Excel.Sheet.12" ShapeID="_x0000_i1025" DrawAspect="Content" ObjectID="_1690177167" r:id="rId9"/>
          </w:object>
        </w:r>
      </w:ins>
      <w:ins w:id="7" w:author="Steven Travers" w:date="2021-07-23T11:15:00Z">
        <w:r>
          <w:rPr>
            <w:sz w:val="24"/>
            <w:szCs w:val="24"/>
          </w:rPr>
          <w:br w:type="page"/>
        </w:r>
      </w:ins>
    </w:p>
    <w:p w14:paraId="3A84546E" w14:textId="77777777" w:rsidR="00B164BA" w:rsidRPr="00283FF5" w:rsidRDefault="00C1009E" w:rsidP="00B164BA">
      <w:pPr>
        <w:spacing w:after="0" w:line="240" w:lineRule="auto"/>
        <w:rPr>
          <w:ins w:id="8" w:author="Steven Travers" w:date="2021-08-03T16:51:00Z"/>
          <w:sz w:val="24"/>
          <w:szCs w:val="24"/>
        </w:rPr>
      </w:pPr>
      <w:r w:rsidRPr="00283FF5">
        <w:rPr>
          <w:sz w:val="24"/>
          <w:szCs w:val="24"/>
        </w:rPr>
        <w:lastRenderedPageBreak/>
        <w:t xml:space="preserve"> </w:t>
      </w:r>
    </w:p>
    <w:p w14:paraId="2C23EDBA" w14:textId="77777777" w:rsidR="00B164BA" w:rsidRDefault="00B164BA" w:rsidP="00B164BA">
      <w:pPr>
        <w:spacing w:after="0" w:line="240" w:lineRule="auto"/>
        <w:rPr>
          <w:ins w:id="9" w:author="Steven Travers" w:date="2021-08-03T16:51:00Z"/>
          <w:sz w:val="24"/>
          <w:szCs w:val="24"/>
        </w:rPr>
      </w:pPr>
      <w:ins w:id="10" w:author="Steven Travers" w:date="2021-08-03T16:51:00Z">
        <w:r w:rsidRPr="00283FF5">
          <w:rPr>
            <w:sz w:val="24"/>
            <w:szCs w:val="24"/>
          </w:rPr>
          <w:t xml:space="preserve">Table </w:t>
        </w:r>
        <w:r>
          <w:rPr>
            <w:sz w:val="24"/>
            <w:szCs w:val="24"/>
          </w:rPr>
          <w:t>2</w:t>
        </w:r>
        <w:r w:rsidRPr="00283FF5">
          <w:rPr>
            <w:sz w:val="24"/>
            <w:szCs w:val="24"/>
          </w:rPr>
          <w:t xml:space="preserve">. Statistical summary of </w:t>
        </w:r>
        <w:r>
          <w:rPr>
            <w:sz w:val="24"/>
            <w:szCs w:val="24"/>
          </w:rPr>
          <w:t>standardized regression coefficients</w:t>
        </w:r>
        <w:r w:rsidRPr="00283FF5">
          <w:rPr>
            <w:sz w:val="24"/>
            <w:szCs w:val="24"/>
          </w:rPr>
          <w:t xml:space="preserve"> </w:t>
        </w:r>
        <w:r>
          <w:rPr>
            <w:sz w:val="24"/>
            <w:szCs w:val="24"/>
          </w:rPr>
          <w:t xml:space="preserve">for indirect effects for reduced model. </w:t>
        </w:r>
        <w:r w:rsidRPr="00283FF5">
          <w:rPr>
            <w:sz w:val="24"/>
            <w:szCs w:val="24"/>
          </w:rPr>
          <w:t>Number of asterisks indicate level of significance for p-value: *p ≤ 0.05, **p ≤ 0.01, ***p ≤ 0.001.</w:t>
        </w:r>
      </w:ins>
    </w:p>
    <w:tbl>
      <w:tblPr>
        <w:tblStyle w:val="TableGrid"/>
        <w:tblW w:w="9630" w:type="dxa"/>
        <w:tblInd w:w="85" w:type="dxa"/>
        <w:tblLayout w:type="fixed"/>
        <w:tblLook w:val="04A0" w:firstRow="1" w:lastRow="0" w:firstColumn="1" w:lastColumn="0" w:noHBand="0" w:noVBand="1"/>
      </w:tblPr>
      <w:tblGrid>
        <w:gridCol w:w="2880"/>
        <w:gridCol w:w="3510"/>
        <w:gridCol w:w="3240"/>
      </w:tblGrid>
      <w:tr w:rsidR="00B164BA" w:rsidRPr="00283FF5" w14:paraId="5CAF4D41" w14:textId="77777777" w:rsidTr="00B164BA">
        <w:trPr>
          <w:ins w:id="11" w:author="Steven Travers" w:date="2021-08-03T16:51:00Z"/>
        </w:trPr>
        <w:tc>
          <w:tcPr>
            <w:tcW w:w="2880" w:type="dxa"/>
          </w:tcPr>
          <w:p w14:paraId="7963C5BE" w14:textId="77777777" w:rsidR="00B164BA" w:rsidRPr="00627B9E" w:rsidRDefault="00B164BA" w:rsidP="00B164BA">
            <w:pPr>
              <w:jc w:val="center"/>
              <w:rPr>
                <w:ins w:id="12" w:author="Steven Travers" w:date="2021-08-03T16:51:00Z"/>
                <w:sz w:val="24"/>
                <w:szCs w:val="24"/>
              </w:rPr>
            </w:pPr>
            <w:ins w:id="13" w:author="Steven Travers" w:date="2021-08-03T16:51:00Z">
              <w:r w:rsidRPr="00627B9E">
                <w:rPr>
                  <w:sz w:val="24"/>
                  <w:szCs w:val="24"/>
                </w:rPr>
                <w:t>Species</w:t>
              </w:r>
            </w:ins>
          </w:p>
        </w:tc>
        <w:tc>
          <w:tcPr>
            <w:tcW w:w="3510" w:type="dxa"/>
          </w:tcPr>
          <w:p w14:paraId="03A60DAD" w14:textId="77777777" w:rsidR="00B164BA" w:rsidRPr="00627B9E" w:rsidRDefault="00B164BA" w:rsidP="00B164BA">
            <w:pPr>
              <w:jc w:val="center"/>
              <w:rPr>
                <w:ins w:id="14" w:author="Steven Travers" w:date="2021-08-03T16:51:00Z"/>
                <w:sz w:val="24"/>
                <w:szCs w:val="24"/>
              </w:rPr>
            </w:pPr>
            <w:ins w:id="15" w:author="Steven Travers" w:date="2021-08-03T16:51:00Z">
              <w:r>
                <w:rPr>
                  <w:sz w:val="24"/>
                  <w:szCs w:val="24"/>
                </w:rPr>
                <w:t>Indirect effects of TSNOW on FFD mediated by SPDX</w:t>
              </w:r>
            </w:ins>
          </w:p>
        </w:tc>
        <w:tc>
          <w:tcPr>
            <w:tcW w:w="3240" w:type="dxa"/>
          </w:tcPr>
          <w:p w14:paraId="14675EDF" w14:textId="77777777" w:rsidR="00B164BA" w:rsidRPr="00627B9E" w:rsidRDefault="00B164BA" w:rsidP="00B164BA">
            <w:pPr>
              <w:jc w:val="center"/>
              <w:rPr>
                <w:ins w:id="16" w:author="Steven Travers" w:date="2021-08-03T16:51:00Z"/>
                <w:sz w:val="24"/>
                <w:szCs w:val="24"/>
              </w:rPr>
            </w:pPr>
            <w:ins w:id="17" w:author="Steven Travers" w:date="2021-08-03T16:51:00Z">
              <w:r>
                <w:rPr>
                  <w:sz w:val="24"/>
                  <w:szCs w:val="24"/>
                </w:rPr>
                <w:t>Indirect effects of ST on FFD mediated by SPDX</w:t>
              </w:r>
            </w:ins>
          </w:p>
        </w:tc>
      </w:tr>
      <w:tr w:rsidR="00B164BA" w:rsidRPr="00283FF5" w14:paraId="5D9BF1FF" w14:textId="77777777" w:rsidTr="00B164BA">
        <w:trPr>
          <w:ins w:id="18" w:author="Steven Travers" w:date="2021-08-03T16:51:00Z"/>
        </w:trPr>
        <w:tc>
          <w:tcPr>
            <w:tcW w:w="2880" w:type="dxa"/>
          </w:tcPr>
          <w:p w14:paraId="4C3391F3" w14:textId="77777777" w:rsidR="00B164BA" w:rsidRPr="00EF6F3F" w:rsidRDefault="00B164BA" w:rsidP="00B164BA">
            <w:pPr>
              <w:rPr>
                <w:ins w:id="19" w:author="Steven Travers" w:date="2021-08-03T16:51:00Z"/>
                <w:i/>
                <w:iCs/>
                <w:sz w:val="24"/>
                <w:szCs w:val="24"/>
              </w:rPr>
            </w:pPr>
            <w:ins w:id="20" w:author="Steven Travers" w:date="2021-08-03T16:51:00Z">
              <w:r>
                <w:rPr>
                  <w:i/>
                  <w:iCs/>
                  <w:sz w:val="24"/>
                  <w:szCs w:val="24"/>
                </w:rPr>
                <w:t>Anemone patens</w:t>
              </w:r>
            </w:ins>
          </w:p>
        </w:tc>
        <w:tc>
          <w:tcPr>
            <w:tcW w:w="3510" w:type="dxa"/>
          </w:tcPr>
          <w:p w14:paraId="71730139" w14:textId="77777777" w:rsidR="00B164BA" w:rsidRPr="00627B9E" w:rsidRDefault="00B164BA" w:rsidP="00B164BA">
            <w:pPr>
              <w:jc w:val="center"/>
              <w:rPr>
                <w:ins w:id="21" w:author="Steven Travers" w:date="2021-08-03T16:51:00Z"/>
                <w:sz w:val="24"/>
                <w:szCs w:val="24"/>
              </w:rPr>
            </w:pPr>
            <w:ins w:id="22" w:author="Steven Travers" w:date="2021-08-03T16:51:00Z">
              <w:r>
                <w:rPr>
                  <w:sz w:val="24"/>
                  <w:szCs w:val="24"/>
                </w:rPr>
                <w:t>-0.040</w:t>
              </w:r>
            </w:ins>
          </w:p>
        </w:tc>
        <w:tc>
          <w:tcPr>
            <w:tcW w:w="3240" w:type="dxa"/>
          </w:tcPr>
          <w:p w14:paraId="6402E1C3" w14:textId="77777777" w:rsidR="00B164BA" w:rsidRPr="00627B9E" w:rsidRDefault="00B164BA" w:rsidP="00B164BA">
            <w:pPr>
              <w:jc w:val="center"/>
              <w:rPr>
                <w:ins w:id="23" w:author="Steven Travers" w:date="2021-08-03T16:51:00Z"/>
                <w:sz w:val="24"/>
                <w:szCs w:val="24"/>
              </w:rPr>
            </w:pPr>
            <w:ins w:id="24" w:author="Steven Travers" w:date="2021-08-03T16:51:00Z">
              <w:r>
                <w:rPr>
                  <w:sz w:val="24"/>
                  <w:szCs w:val="24"/>
                </w:rPr>
                <w:t>0.010</w:t>
              </w:r>
            </w:ins>
          </w:p>
        </w:tc>
      </w:tr>
      <w:tr w:rsidR="00B164BA" w:rsidRPr="00283FF5" w14:paraId="35992CC1" w14:textId="77777777" w:rsidTr="00B164BA">
        <w:trPr>
          <w:ins w:id="25" w:author="Steven Travers" w:date="2021-08-03T16:51:00Z"/>
        </w:trPr>
        <w:tc>
          <w:tcPr>
            <w:tcW w:w="2880" w:type="dxa"/>
          </w:tcPr>
          <w:p w14:paraId="429F9CA7" w14:textId="77777777" w:rsidR="00B164BA" w:rsidRDefault="00B164BA" w:rsidP="00B164BA">
            <w:pPr>
              <w:rPr>
                <w:ins w:id="26" w:author="Steven Travers" w:date="2021-08-03T16:51:00Z"/>
                <w:i/>
                <w:iCs/>
                <w:sz w:val="24"/>
                <w:szCs w:val="24"/>
              </w:rPr>
            </w:pPr>
            <w:ins w:id="27" w:author="Steven Travers" w:date="2021-08-03T16:51:00Z">
              <w:r w:rsidRPr="00283FF5">
                <w:rPr>
                  <w:i/>
                  <w:iCs/>
                  <w:sz w:val="24"/>
                  <w:szCs w:val="24"/>
                </w:rPr>
                <w:t xml:space="preserve">Ranunculus </w:t>
              </w:r>
              <w:proofErr w:type="spellStart"/>
              <w:r w:rsidRPr="00283FF5">
                <w:rPr>
                  <w:i/>
                  <w:iCs/>
                  <w:sz w:val="24"/>
                  <w:szCs w:val="24"/>
                </w:rPr>
                <w:t>rhomboides</w:t>
              </w:r>
              <w:proofErr w:type="spellEnd"/>
            </w:ins>
          </w:p>
        </w:tc>
        <w:tc>
          <w:tcPr>
            <w:tcW w:w="3510" w:type="dxa"/>
          </w:tcPr>
          <w:p w14:paraId="0049846B" w14:textId="77777777" w:rsidR="00B164BA" w:rsidRPr="00627B9E" w:rsidRDefault="00B164BA" w:rsidP="00B164BA">
            <w:pPr>
              <w:jc w:val="center"/>
              <w:rPr>
                <w:ins w:id="28" w:author="Steven Travers" w:date="2021-08-03T16:51:00Z"/>
                <w:sz w:val="24"/>
                <w:szCs w:val="24"/>
              </w:rPr>
            </w:pPr>
            <w:ins w:id="29" w:author="Steven Travers" w:date="2021-08-03T16:51:00Z">
              <w:r>
                <w:rPr>
                  <w:sz w:val="24"/>
                  <w:szCs w:val="24"/>
                </w:rPr>
                <w:t>-0.049</w:t>
              </w:r>
            </w:ins>
          </w:p>
        </w:tc>
        <w:tc>
          <w:tcPr>
            <w:tcW w:w="3240" w:type="dxa"/>
          </w:tcPr>
          <w:p w14:paraId="1F69B6DE" w14:textId="77777777" w:rsidR="00B164BA" w:rsidRPr="00627B9E" w:rsidRDefault="00B164BA" w:rsidP="00B164BA">
            <w:pPr>
              <w:jc w:val="center"/>
              <w:rPr>
                <w:ins w:id="30" w:author="Steven Travers" w:date="2021-08-03T16:51:00Z"/>
                <w:sz w:val="24"/>
                <w:szCs w:val="24"/>
              </w:rPr>
            </w:pPr>
            <w:ins w:id="31" w:author="Steven Travers" w:date="2021-08-03T16:51:00Z">
              <w:r>
                <w:rPr>
                  <w:sz w:val="24"/>
                  <w:szCs w:val="24"/>
                </w:rPr>
                <w:t>0.048</w:t>
              </w:r>
            </w:ins>
          </w:p>
        </w:tc>
      </w:tr>
      <w:tr w:rsidR="00B164BA" w:rsidRPr="00283FF5" w14:paraId="19307731" w14:textId="77777777" w:rsidTr="00B164BA">
        <w:trPr>
          <w:ins w:id="32" w:author="Steven Travers" w:date="2021-08-03T16:51:00Z"/>
        </w:trPr>
        <w:tc>
          <w:tcPr>
            <w:tcW w:w="2880" w:type="dxa"/>
          </w:tcPr>
          <w:p w14:paraId="5056C2A0" w14:textId="77777777" w:rsidR="00B164BA" w:rsidRPr="00283FF5" w:rsidRDefault="00B164BA" w:rsidP="00B164BA">
            <w:pPr>
              <w:rPr>
                <w:ins w:id="33" w:author="Steven Travers" w:date="2021-08-03T16:51:00Z"/>
                <w:i/>
                <w:iCs/>
                <w:sz w:val="24"/>
                <w:szCs w:val="24"/>
              </w:rPr>
            </w:pPr>
            <w:ins w:id="34" w:author="Steven Travers" w:date="2021-08-03T16:51:00Z">
              <w:r>
                <w:rPr>
                  <w:i/>
                  <w:iCs/>
                  <w:sz w:val="24"/>
                  <w:szCs w:val="24"/>
                </w:rPr>
                <w:t>Caltha palustris</w:t>
              </w:r>
            </w:ins>
          </w:p>
        </w:tc>
        <w:tc>
          <w:tcPr>
            <w:tcW w:w="3510" w:type="dxa"/>
          </w:tcPr>
          <w:p w14:paraId="2B755E26" w14:textId="77777777" w:rsidR="00B164BA" w:rsidRDefault="00B164BA" w:rsidP="00B164BA">
            <w:pPr>
              <w:jc w:val="center"/>
              <w:rPr>
                <w:ins w:id="35" w:author="Steven Travers" w:date="2021-08-03T16:51:00Z"/>
                <w:sz w:val="24"/>
                <w:szCs w:val="24"/>
              </w:rPr>
            </w:pPr>
            <w:ins w:id="36" w:author="Steven Travers" w:date="2021-08-03T16:51:00Z">
              <w:r>
                <w:rPr>
                  <w:sz w:val="24"/>
                  <w:szCs w:val="24"/>
                </w:rPr>
                <w:t>0.248</w:t>
              </w:r>
            </w:ins>
          </w:p>
        </w:tc>
        <w:tc>
          <w:tcPr>
            <w:tcW w:w="3240" w:type="dxa"/>
          </w:tcPr>
          <w:p w14:paraId="50A9B278" w14:textId="77777777" w:rsidR="00B164BA" w:rsidRDefault="00B164BA" w:rsidP="00B164BA">
            <w:pPr>
              <w:jc w:val="center"/>
              <w:rPr>
                <w:ins w:id="37" w:author="Steven Travers" w:date="2021-08-03T16:51:00Z"/>
                <w:sz w:val="24"/>
                <w:szCs w:val="24"/>
              </w:rPr>
            </w:pPr>
            <w:ins w:id="38" w:author="Steven Travers" w:date="2021-08-03T16:51:00Z">
              <w:r>
                <w:rPr>
                  <w:sz w:val="24"/>
                  <w:szCs w:val="24"/>
                </w:rPr>
                <w:t>-0.085</w:t>
              </w:r>
            </w:ins>
          </w:p>
        </w:tc>
      </w:tr>
      <w:tr w:rsidR="00B164BA" w:rsidRPr="00283FF5" w14:paraId="68785699" w14:textId="77777777" w:rsidTr="00B164BA">
        <w:trPr>
          <w:ins w:id="39" w:author="Steven Travers" w:date="2021-08-03T16:51:00Z"/>
        </w:trPr>
        <w:tc>
          <w:tcPr>
            <w:tcW w:w="2880" w:type="dxa"/>
          </w:tcPr>
          <w:p w14:paraId="73596538" w14:textId="77777777" w:rsidR="00B164BA" w:rsidRDefault="00B164BA" w:rsidP="00B164BA">
            <w:pPr>
              <w:rPr>
                <w:ins w:id="40" w:author="Steven Travers" w:date="2021-08-03T16:51:00Z"/>
                <w:i/>
                <w:iCs/>
                <w:sz w:val="24"/>
                <w:szCs w:val="24"/>
              </w:rPr>
            </w:pPr>
            <w:proofErr w:type="spellStart"/>
            <w:ins w:id="41" w:author="Steven Travers" w:date="2021-08-03T16:51:00Z">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ins>
          </w:p>
        </w:tc>
        <w:tc>
          <w:tcPr>
            <w:tcW w:w="3510" w:type="dxa"/>
          </w:tcPr>
          <w:p w14:paraId="478D0E0E" w14:textId="77777777" w:rsidR="00B164BA" w:rsidRDefault="00B164BA" w:rsidP="00B164BA">
            <w:pPr>
              <w:jc w:val="center"/>
              <w:rPr>
                <w:ins w:id="42" w:author="Steven Travers" w:date="2021-08-03T16:51:00Z"/>
                <w:sz w:val="24"/>
                <w:szCs w:val="24"/>
              </w:rPr>
            </w:pPr>
            <w:ins w:id="43" w:author="Steven Travers" w:date="2021-08-03T16:51:00Z">
              <w:r>
                <w:rPr>
                  <w:sz w:val="24"/>
                  <w:szCs w:val="24"/>
                </w:rPr>
                <w:t>0.168</w:t>
              </w:r>
            </w:ins>
          </w:p>
        </w:tc>
        <w:tc>
          <w:tcPr>
            <w:tcW w:w="3240" w:type="dxa"/>
          </w:tcPr>
          <w:p w14:paraId="0960FA8B" w14:textId="77777777" w:rsidR="00B164BA" w:rsidRDefault="00B164BA" w:rsidP="00B164BA">
            <w:pPr>
              <w:jc w:val="center"/>
              <w:rPr>
                <w:ins w:id="44" w:author="Steven Travers" w:date="2021-08-03T16:51:00Z"/>
                <w:sz w:val="24"/>
                <w:szCs w:val="24"/>
              </w:rPr>
            </w:pPr>
            <w:ins w:id="45" w:author="Steven Travers" w:date="2021-08-03T16:51:00Z">
              <w:r>
                <w:rPr>
                  <w:sz w:val="24"/>
                  <w:szCs w:val="24"/>
                </w:rPr>
                <w:t>-0.035</w:t>
              </w:r>
            </w:ins>
          </w:p>
        </w:tc>
      </w:tr>
      <w:tr w:rsidR="00B164BA" w:rsidRPr="00283FF5" w14:paraId="40231661" w14:textId="77777777" w:rsidTr="00B164BA">
        <w:trPr>
          <w:ins w:id="46" w:author="Steven Travers" w:date="2021-08-03T16:51:00Z"/>
        </w:trPr>
        <w:tc>
          <w:tcPr>
            <w:tcW w:w="2880" w:type="dxa"/>
          </w:tcPr>
          <w:p w14:paraId="6B9F1CF2" w14:textId="77777777" w:rsidR="00B164BA" w:rsidRPr="00283FF5" w:rsidRDefault="00B164BA" w:rsidP="00B164BA">
            <w:pPr>
              <w:rPr>
                <w:ins w:id="47" w:author="Steven Travers" w:date="2021-08-03T16:51:00Z"/>
                <w:i/>
                <w:iCs/>
                <w:sz w:val="24"/>
                <w:szCs w:val="24"/>
              </w:rPr>
            </w:pPr>
            <w:ins w:id="48" w:author="Steven Travers" w:date="2021-08-03T16:51:00Z">
              <w:r w:rsidRPr="00283FF5">
                <w:rPr>
                  <w:i/>
                  <w:iCs/>
                  <w:sz w:val="24"/>
                  <w:szCs w:val="24"/>
                </w:rPr>
                <w:t xml:space="preserve">Ranunculus </w:t>
              </w:r>
              <w:proofErr w:type="spellStart"/>
              <w:r w:rsidRPr="00283FF5">
                <w:rPr>
                  <w:i/>
                  <w:iCs/>
                  <w:sz w:val="24"/>
                  <w:szCs w:val="24"/>
                </w:rPr>
                <w:t>abortivus</w:t>
              </w:r>
              <w:proofErr w:type="spellEnd"/>
            </w:ins>
          </w:p>
        </w:tc>
        <w:tc>
          <w:tcPr>
            <w:tcW w:w="3510" w:type="dxa"/>
          </w:tcPr>
          <w:p w14:paraId="5226694C" w14:textId="77777777" w:rsidR="00B164BA" w:rsidRDefault="00B164BA" w:rsidP="00B164BA">
            <w:pPr>
              <w:jc w:val="center"/>
              <w:rPr>
                <w:ins w:id="49" w:author="Steven Travers" w:date="2021-08-03T16:51:00Z"/>
                <w:sz w:val="24"/>
                <w:szCs w:val="24"/>
              </w:rPr>
            </w:pPr>
            <w:ins w:id="50" w:author="Steven Travers" w:date="2021-08-03T16:51:00Z">
              <w:r>
                <w:rPr>
                  <w:sz w:val="24"/>
                  <w:szCs w:val="24"/>
                </w:rPr>
                <w:t>0.553***</w:t>
              </w:r>
            </w:ins>
          </w:p>
        </w:tc>
        <w:tc>
          <w:tcPr>
            <w:tcW w:w="3240" w:type="dxa"/>
          </w:tcPr>
          <w:p w14:paraId="26A26C57" w14:textId="77777777" w:rsidR="00B164BA" w:rsidRDefault="00B164BA" w:rsidP="00B164BA">
            <w:pPr>
              <w:jc w:val="center"/>
              <w:rPr>
                <w:ins w:id="51" w:author="Steven Travers" w:date="2021-08-03T16:51:00Z"/>
                <w:sz w:val="24"/>
                <w:szCs w:val="24"/>
              </w:rPr>
            </w:pPr>
            <w:ins w:id="52" w:author="Steven Travers" w:date="2021-08-03T16:51:00Z">
              <w:r>
                <w:rPr>
                  <w:sz w:val="24"/>
                  <w:szCs w:val="24"/>
                </w:rPr>
                <w:t>-0.197*</w:t>
              </w:r>
            </w:ins>
          </w:p>
        </w:tc>
      </w:tr>
      <w:tr w:rsidR="00B164BA" w:rsidRPr="00283FF5" w14:paraId="53E20D1E" w14:textId="77777777" w:rsidTr="00B164BA">
        <w:trPr>
          <w:ins w:id="53" w:author="Steven Travers" w:date="2021-08-03T16:51:00Z"/>
        </w:trPr>
        <w:tc>
          <w:tcPr>
            <w:tcW w:w="2880" w:type="dxa"/>
          </w:tcPr>
          <w:p w14:paraId="1D1E59BD" w14:textId="77777777" w:rsidR="00B164BA" w:rsidRPr="00283FF5" w:rsidRDefault="00B164BA" w:rsidP="00B164BA">
            <w:pPr>
              <w:rPr>
                <w:ins w:id="54" w:author="Steven Travers" w:date="2021-08-03T16:51:00Z"/>
                <w:i/>
                <w:iCs/>
                <w:sz w:val="24"/>
                <w:szCs w:val="24"/>
              </w:rPr>
            </w:pPr>
            <w:ins w:id="55" w:author="Steven Travers" w:date="2021-08-03T16:51:00Z">
              <w:r>
                <w:rPr>
                  <w:i/>
                  <w:iCs/>
                  <w:sz w:val="24"/>
                  <w:szCs w:val="24"/>
                </w:rPr>
                <w:t xml:space="preserve">Lithospermum </w:t>
              </w:r>
              <w:proofErr w:type="spellStart"/>
              <w:r>
                <w:rPr>
                  <w:i/>
                  <w:iCs/>
                  <w:sz w:val="24"/>
                  <w:szCs w:val="24"/>
                </w:rPr>
                <w:t>canescens</w:t>
              </w:r>
              <w:proofErr w:type="spellEnd"/>
            </w:ins>
          </w:p>
        </w:tc>
        <w:tc>
          <w:tcPr>
            <w:tcW w:w="3510" w:type="dxa"/>
          </w:tcPr>
          <w:p w14:paraId="30655A9D" w14:textId="77777777" w:rsidR="00B164BA" w:rsidRDefault="00B164BA" w:rsidP="00B164BA">
            <w:pPr>
              <w:jc w:val="center"/>
              <w:rPr>
                <w:ins w:id="56" w:author="Steven Travers" w:date="2021-08-03T16:51:00Z"/>
                <w:sz w:val="24"/>
                <w:szCs w:val="24"/>
              </w:rPr>
            </w:pPr>
            <w:ins w:id="57" w:author="Steven Travers" w:date="2021-08-03T16:51:00Z">
              <w:r>
                <w:rPr>
                  <w:sz w:val="24"/>
                  <w:szCs w:val="24"/>
                </w:rPr>
                <w:t>-0.107</w:t>
              </w:r>
            </w:ins>
          </w:p>
        </w:tc>
        <w:tc>
          <w:tcPr>
            <w:tcW w:w="3240" w:type="dxa"/>
          </w:tcPr>
          <w:p w14:paraId="3B52004B" w14:textId="77777777" w:rsidR="00B164BA" w:rsidRDefault="00B164BA" w:rsidP="00B164BA">
            <w:pPr>
              <w:jc w:val="center"/>
              <w:rPr>
                <w:ins w:id="58" w:author="Steven Travers" w:date="2021-08-03T16:51:00Z"/>
                <w:sz w:val="24"/>
                <w:szCs w:val="24"/>
              </w:rPr>
            </w:pPr>
            <w:ins w:id="59" w:author="Steven Travers" w:date="2021-08-03T16:51:00Z">
              <w:r>
                <w:rPr>
                  <w:sz w:val="24"/>
                  <w:szCs w:val="24"/>
                </w:rPr>
                <w:t>0.068</w:t>
              </w:r>
            </w:ins>
          </w:p>
        </w:tc>
      </w:tr>
      <w:tr w:rsidR="00B164BA" w:rsidRPr="00283FF5" w14:paraId="1F631DA9" w14:textId="77777777" w:rsidTr="00B164BA">
        <w:trPr>
          <w:ins w:id="60" w:author="Steven Travers" w:date="2021-08-03T16:51:00Z"/>
        </w:trPr>
        <w:tc>
          <w:tcPr>
            <w:tcW w:w="2880" w:type="dxa"/>
          </w:tcPr>
          <w:p w14:paraId="221E29DE" w14:textId="77777777" w:rsidR="00B164BA" w:rsidRDefault="00B164BA" w:rsidP="00B164BA">
            <w:pPr>
              <w:rPr>
                <w:ins w:id="61" w:author="Steven Travers" w:date="2021-08-03T16:51:00Z"/>
                <w:i/>
                <w:iCs/>
                <w:sz w:val="24"/>
                <w:szCs w:val="24"/>
              </w:rPr>
            </w:pPr>
            <w:ins w:id="62" w:author="Steven Travers" w:date="2021-08-03T16:51:00Z">
              <w:r w:rsidRPr="00283FF5">
                <w:rPr>
                  <w:i/>
                  <w:iCs/>
                  <w:sz w:val="24"/>
                  <w:szCs w:val="24"/>
                </w:rPr>
                <w:t xml:space="preserve">Oxalis </w:t>
              </w:r>
              <w:proofErr w:type="spellStart"/>
              <w:r w:rsidRPr="00283FF5">
                <w:rPr>
                  <w:i/>
                  <w:iCs/>
                  <w:sz w:val="24"/>
                  <w:szCs w:val="24"/>
                </w:rPr>
                <w:t>violacea</w:t>
              </w:r>
              <w:proofErr w:type="spellEnd"/>
            </w:ins>
          </w:p>
        </w:tc>
        <w:tc>
          <w:tcPr>
            <w:tcW w:w="3510" w:type="dxa"/>
          </w:tcPr>
          <w:p w14:paraId="7A38E7B0" w14:textId="77777777" w:rsidR="00B164BA" w:rsidRDefault="00B164BA" w:rsidP="00B164BA">
            <w:pPr>
              <w:jc w:val="center"/>
              <w:rPr>
                <w:ins w:id="63" w:author="Steven Travers" w:date="2021-08-03T16:51:00Z"/>
                <w:sz w:val="24"/>
                <w:szCs w:val="24"/>
              </w:rPr>
            </w:pPr>
            <w:ins w:id="64" w:author="Steven Travers" w:date="2021-08-03T16:51:00Z">
              <w:r>
                <w:rPr>
                  <w:sz w:val="24"/>
                  <w:szCs w:val="24"/>
                </w:rPr>
                <w:t>0.059</w:t>
              </w:r>
            </w:ins>
          </w:p>
        </w:tc>
        <w:tc>
          <w:tcPr>
            <w:tcW w:w="3240" w:type="dxa"/>
          </w:tcPr>
          <w:p w14:paraId="741D340F" w14:textId="77777777" w:rsidR="00B164BA" w:rsidRDefault="00B164BA" w:rsidP="00B164BA">
            <w:pPr>
              <w:jc w:val="center"/>
              <w:rPr>
                <w:ins w:id="65" w:author="Steven Travers" w:date="2021-08-03T16:51:00Z"/>
                <w:sz w:val="24"/>
                <w:szCs w:val="24"/>
              </w:rPr>
            </w:pPr>
            <w:ins w:id="66" w:author="Steven Travers" w:date="2021-08-03T16:51:00Z">
              <w:r>
                <w:rPr>
                  <w:sz w:val="24"/>
                  <w:szCs w:val="24"/>
                </w:rPr>
                <w:t>-0.016</w:t>
              </w:r>
            </w:ins>
          </w:p>
        </w:tc>
      </w:tr>
      <w:tr w:rsidR="00B164BA" w:rsidRPr="00283FF5" w14:paraId="05059DBA" w14:textId="77777777" w:rsidTr="00B164BA">
        <w:trPr>
          <w:ins w:id="67" w:author="Steven Travers" w:date="2021-08-03T16:51:00Z"/>
        </w:trPr>
        <w:tc>
          <w:tcPr>
            <w:tcW w:w="2880" w:type="dxa"/>
          </w:tcPr>
          <w:p w14:paraId="387599C3" w14:textId="77777777" w:rsidR="00B164BA" w:rsidRPr="00283FF5" w:rsidRDefault="00B164BA" w:rsidP="00B164BA">
            <w:pPr>
              <w:rPr>
                <w:ins w:id="68" w:author="Steven Travers" w:date="2021-08-03T16:51:00Z"/>
                <w:i/>
                <w:iCs/>
                <w:sz w:val="24"/>
                <w:szCs w:val="24"/>
              </w:rPr>
            </w:pPr>
            <w:ins w:id="69" w:author="Steven Travers" w:date="2021-08-03T16:51:00Z">
              <w:r w:rsidRPr="00283FF5">
                <w:rPr>
                  <w:i/>
                  <w:iCs/>
                  <w:sz w:val="24"/>
                  <w:szCs w:val="24"/>
                </w:rPr>
                <w:t xml:space="preserve">Trillium </w:t>
              </w:r>
              <w:proofErr w:type="spellStart"/>
              <w:r w:rsidRPr="00283FF5">
                <w:rPr>
                  <w:i/>
                  <w:iCs/>
                  <w:sz w:val="24"/>
                  <w:szCs w:val="24"/>
                </w:rPr>
                <w:t>cernuum</w:t>
              </w:r>
              <w:proofErr w:type="spellEnd"/>
            </w:ins>
          </w:p>
        </w:tc>
        <w:tc>
          <w:tcPr>
            <w:tcW w:w="3510" w:type="dxa"/>
          </w:tcPr>
          <w:p w14:paraId="12989E9E" w14:textId="77777777" w:rsidR="00B164BA" w:rsidRDefault="00B164BA" w:rsidP="00B164BA">
            <w:pPr>
              <w:jc w:val="center"/>
              <w:rPr>
                <w:ins w:id="70" w:author="Steven Travers" w:date="2021-08-03T16:51:00Z"/>
                <w:sz w:val="24"/>
                <w:szCs w:val="24"/>
              </w:rPr>
            </w:pPr>
            <w:ins w:id="71" w:author="Steven Travers" w:date="2021-08-03T16:51:00Z">
              <w:r>
                <w:rPr>
                  <w:sz w:val="24"/>
                  <w:szCs w:val="24"/>
                </w:rPr>
                <w:t>0.297</w:t>
              </w:r>
            </w:ins>
          </w:p>
        </w:tc>
        <w:tc>
          <w:tcPr>
            <w:tcW w:w="3240" w:type="dxa"/>
          </w:tcPr>
          <w:p w14:paraId="0409BF89" w14:textId="77777777" w:rsidR="00B164BA" w:rsidRDefault="00B164BA" w:rsidP="00B164BA">
            <w:pPr>
              <w:jc w:val="center"/>
              <w:rPr>
                <w:ins w:id="72" w:author="Steven Travers" w:date="2021-08-03T16:51:00Z"/>
                <w:sz w:val="24"/>
                <w:szCs w:val="24"/>
              </w:rPr>
            </w:pPr>
            <w:ins w:id="73" w:author="Steven Travers" w:date="2021-08-03T16:51:00Z">
              <w:r>
                <w:rPr>
                  <w:sz w:val="24"/>
                  <w:szCs w:val="24"/>
                </w:rPr>
                <w:t>-0.061</w:t>
              </w:r>
            </w:ins>
          </w:p>
        </w:tc>
      </w:tr>
      <w:tr w:rsidR="00B164BA" w:rsidRPr="00283FF5" w14:paraId="1D8FF58D" w14:textId="77777777" w:rsidTr="00B164BA">
        <w:trPr>
          <w:ins w:id="74" w:author="Steven Travers" w:date="2021-08-03T16:51:00Z"/>
        </w:trPr>
        <w:tc>
          <w:tcPr>
            <w:tcW w:w="2880" w:type="dxa"/>
          </w:tcPr>
          <w:p w14:paraId="43808977" w14:textId="77777777" w:rsidR="00B164BA" w:rsidRPr="00283FF5" w:rsidRDefault="00B164BA" w:rsidP="00B164BA">
            <w:pPr>
              <w:rPr>
                <w:ins w:id="75" w:author="Steven Travers" w:date="2021-08-03T16:51:00Z"/>
                <w:i/>
                <w:iCs/>
                <w:sz w:val="24"/>
                <w:szCs w:val="24"/>
              </w:rPr>
            </w:pPr>
            <w:ins w:id="76" w:author="Steven Travers" w:date="2021-08-03T16:51:00Z">
              <w:r w:rsidRPr="00283FF5">
                <w:rPr>
                  <w:i/>
                  <w:iCs/>
                  <w:sz w:val="24"/>
                  <w:szCs w:val="24"/>
                </w:rPr>
                <w:t>Sisyrinchium angustifolium</w:t>
              </w:r>
            </w:ins>
          </w:p>
        </w:tc>
        <w:tc>
          <w:tcPr>
            <w:tcW w:w="3510" w:type="dxa"/>
          </w:tcPr>
          <w:p w14:paraId="35266A1B" w14:textId="77777777" w:rsidR="00B164BA" w:rsidRDefault="00B164BA" w:rsidP="00B164BA">
            <w:pPr>
              <w:jc w:val="center"/>
              <w:rPr>
                <w:ins w:id="77" w:author="Steven Travers" w:date="2021-08-03T16:51:00Z"/>
                <w:sz w:val="24"/>
                <w:szCs w:val="24"/>
              </w:rPr>
            </w:pPr>
            <w:ins w:id="78" w:author="Steven Travers" w:date="2021-08-03T16:51:00Z">
              <w:r>
                <w:rPr>
                  <w:sz w:val="24"/>
                  <w:szCs w:val="24"/>
                </w:rPr>
                <w:t>0.222</w:t>
              </w:r>
            </w:ins>
          </w:p>
        </w:tc>
        <w:tc>
          <w:tcPr>
            <w:tcW w:w="3240" w:type="dxa"/>
          </w:tcPr>
          <w:p w14:paraId="1DC1596A" w14:textId="77777777" w:rsidR="00B164BA" w:rsidRDefault="00B164BA" w:rsidP="00B164BA">
            <w:pPr>
              <w:jc w:val="center"/>
              <w:rPr>
                <w:ins w:id="79" w:author="Steven Travers" w:date="2021-08-03T16:51:00Z"/>
                <w:sz w:val="24"/>
                <w:szCs w:val="24"/>
              </w:rPr>
            </w:pPr>
            <w:ins w:id="80" w:author="Steven Travers" w:date="2021-08-03T16:51:00Z">
              <w:r>
                <w:rPr>
                  <w:sz w:val="24"/>
                  <w:szCs w:val="24"/>
                </w:rPr>
                <w:t>-0.046</w:t>
              </w:r>
            </w:ins>
          </w:p>
        </w:tc>
      </w:tr>
      <w:tr w:rsidR="00B164BA" w:rsidRPr="00283FF5" w14:paraId="4E752976" w14:textId="77777777" w:rsidTr="00B164BA">
        <w:trPr>
          <w:ins w:id="81" w:author="Steven Travers" w:date="2021-08-03T16:51:00Z"/>
        </w:trPr>
        <w:tc>
          <w:tcPr>
            <w:tcW w:w="2880" w:type="dxa"/>
          </w:tcPr>
          <w:p w14:paraId="36CBE4FC" w14:textId="77777777" w:rsidR="00B164BA" w:rsidRPr="00283FF5" w:rsidRDefault="00B164BA" w:rsidP="00B164BA">
            <w:pPr>
              <w:rPr>
                <w:ins w:id="82" w:author="Steven Travers" w:date="2021-08-03T16:51:00Z"/>
                <w:i/>
                <w:iCs/>
                <w:sz w:val="24"/>
                <w:szCs w:val="24"/>
              </w:rPr>
            </w:pPr>
            <w:ins w:id="83" w:author="Steven Travers" w:date="2021-08-03T16:51:00Z">
              <w:r w:rsidRPr="00283FF5">
                <w:rPr>
                  <w:i/>
                  <w:iCs/>
                  <w:sz w:val="24"/>
                  <w:szCs w:val="24"/>
                </w:rPr>
                <w:t xml:space="preserve">Lithospermum </w:t>
              </w:r>
              <w:proofErr w:type="spellStart"/>
              <w:r w:rsidRPr="00283FF5">
                <w:rPr>
                  <w:i/>
                  <w:iCs/>
                  <w:sz w:val="24"/>
                  <w:szCs w:val="24"/>
                </w:rPr>
                <w:t>incisum</w:t>
              </w:r>
              <w:proofErr w:type="spellEnd"/>
            </w:ins>
          </w:p>
        </w:tc>
        <w:tc>
          <w:tcPr>
            <w:tcW w:w="3510" w:type="dxa"/>
          </w:tcPr>
          <w:p w14:paraId="471C6B51" w14:textId="77777777" w:rsidR="00B164BA" w:rsidRDefault="00B164BA" w:rsidP="00B164BA">
            <w:pPr>
              <w:jc w:val="center"/>
              <w:rPr>
                <w:ins w:id="84" w:author="Steven Travers" w:date="2021-08-03T16:51:00Z"/>
                <w:sz w:val="24"/>
                <w:szCs w:val="24"/>
              </w:rPr>
            </w:pPr>
            <w:ins w:id="85" w:author="Steven Travers" w:date="2021-08-03T16:51:00Z">
              <w:r>
                <w:rPr>
                  <w:sz w:val="24"/>
                  <w:szCs w:val="24"/>
                </w:rPr>
                <w:t>-0.166</w:t>
              </w:r>
            </w:ins>
          </w:p>
        </w:tc>
        <w:tc>
          <w:tcPr>
            <w:tcW w:w="3240" w:type="dxa"/>
          </w:tcPr>
          <w:p w14:paraId="284DDF1D" w14:textId="77777777" w:rsidR="00B164BA" w:rsidRDefault="00B164BA" w:rsidP="00B164BA">
            <w:pPr>
              <w:jc w:val="center"/>
              <w:rPr>
                <w:ins w:id="86" w:author="Steven Travers" w:date="2021-08-03T16:51:00Z"/>
                <w:sz w:val="24"/>
                <w:szCs w:val="24"/>
              </w:rPr>
            </w:pPr>
            <w:ins w:id="87" w:author="Steven Travers" w:date="2021-08-03T16:51:00Z">
              <w:r>
                <w:rPr>
                  <w:sz w:val="24"/>
                  <w:szCs w:val="24"/>
                </w:rPr>
                <w:t>0.034</w:t>
              </w:r>
            </w:ins>
          </w:p>
        </w:tc>
      </w:tr>
      <w:tr w:rsidR="00B164BA" w:rsidRPr="00283FF5" w14:paraId="149E7E26" w14:textId="77777777" w:rsidTr="00B164BA">
        <w:trPr>
          <w:ins w:id="88" w:author="Steven Travers" w:date="2021-08-03T16:51:00Z"/>
        </w:trPr>
        <w:tc>
          <w:tcPr>
            <w:tcW w:w="2880" w:type="dxa"/>
          </w:tcPr>
          <w:p w14:paraId="7FC46A1B" w14:textId="77777777" w:rsidR="00B164BA" w:rsidRPr="00283FF5" w:rsidRDefault="00B164BA" w:rsidP="00B164BA">
            <w:pPr>
              <w:rPr>
                <w:ins w:id="89" w:author="Steven Travers" w:date="2021-08-03T16:51:00Z"/>
                <w:i/>
                <w:iCs/>
                <w:sz w:val="24"/>
                <w:szCs w:val="24"/>
              </w:rPr>
            </w:pPr>
            <w:proofErr w:type="spellStart"/>
            <w:ins w:id="90" w:author="Steven Travers" w:date="2021-08-03T16:51:00Z">
              <w:r w:rsidRPr="00283FF5">
                <w:rPr>
                  <w:i/>
                  <w:iCs/>
                  <w:sz w:val="24"/>
                  <w:szCs w:val="24"/>
                </w:rPr>
                <w:t>Pedicularis</w:t>
              </w:r>
              <w:proofErr w:type="spellEnd"/>
              <w:r w:rsidRPr="00283FF5">
                <w:rPr>
                  <w:i/>
                  <w:iCs/>
                  <w:sz w:val="24"/>
                  <w:szCs w:val="24"/>
                </w:rPr>
                <w:t xml:space="preserve"> canadensis</w:t>
              </w:r>
            </w:ins>
          </w:p>
        </w:tc>
        <w:tc>
          <w:tcPr>
            <w:tcW w:w="3510" w:type="dxa"/>
          </w:tcPr>
          <w:p w14:paraId="2D2790A3" w14:textId="77777777" w:rsidR="00B164BA" w:rsidRDefault="00B164BA" w:rsidP="00B164BA">
            <w:pPr>
              <w:jc w:val="center"/>
              <w:rPr>
                <w:ins w:id="91" w:author="Steven Travers" w:date="2021-08-03T16:51:00Z"/>
                <w:sz w:val="24"/>
                <w:szCs w:val="24"/>
              </w:rPr>
            </w:pPr>
            <w:ins w:id="92" w:author="Steven Travers" w:date="2021-08-03T16:51:00Z">
              <w:r>
                <w:rPr>
                  <w:sz w:val="24"/>
                  <w:szCs w:val="24"/>
                </w:rPr>
                <w:t>0.359*</w:t>
              </w:r>
            </w:ins>
          </w:p>
        </w:tc>
        <w:tc>
          <w:tcPr>
            <w:tcW w:w="3240" w:type="dxa"/>
          </w:tcPr>
          <w:p w14:paraId="61E47662" w14:textId="77777777" w:rsidR="00B164BA" w:rsidRDefault="00B164BA" w:rsidP="00B164BA">
            <w:pPr>
              <w:jc w:val="center"/>
              <w:rPr>
                <w:ins w:id="93" w:author="Steven Travers" w:date="2021-08-03T16:51:00Z"/>
                <w:sz w:val="24"/>
                <w:szCs w:val="24"/>
              </w:rPr>
            </w:pPr>
            <w:ins w:id="94" w:author="Steven Travers" w:date="2021-08-03T16:51:00Z">
              <w:r>
                <w:rPr>
                  <w:sz w:val="24"/>
                  <w:szCs w:val="24"/>
                </w:rPr>
                <w:t>-0.097</w:t>
              </w:r>
            </w:ins>
          </w:p>
        </w:tc>
      </w:tr>
      <w:tr w:rsidR="00B164BA" w:rsidRPr="00283FF5" w14:paraId="484421C2" w14:textId="77777777" w:rsidTr="00B164BA">
        <w:trPr>
          <w:ins w:id="95" w:author="Steven Travers" w:date="2021-08-03T16:51:00Z"/>
        </w:trPr>
        <w:tc>
          <w:tcPr>
            <w:tcW w:w="2880" w:type="dxa"/>
          </w:tcPr>
          <w:p w14:paraId="1F5A248A" w14:textId="77777777" w:rsidR="00B164BA" w:rsidRPr="00283FF5" w:rsidRDefault="00B164BA" w:rsidP="00B164BA">
            <w:pPr>
              <w:rPr>
                <w:ins w:id="96" w:author="Steven Travers" w:date="2021-08-03T16:51:00Z"/>
                <w:i/>
                <w:iCs/>
                <w:sz w:val="24"/>
                <w:szCs w:val="24"/>
              </w:rPr>
            </w:pPr>
            <w:proofErr w:type="spellStart"/>
            <w:ins w:id="97" w:author="Steven Travers" w:date="2021-08-03T16:51:00Z">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ins>
          </w:p>
        </w:tc>
        <w:tc>
          <w:tcPr>
            <w:tcW w:w="3510" w:type="dxa"/>
          </w:tcPr>
          <w:p w14:paraId="60388677" w14:textId="77777777" w:rsidR="00B164BA" w:rsidRDefault="00B164BA" w:rsidP="00B164BA">
            <w:pPr>
              <w:jc w:val="center"/>
              <w:rPr>
                <w:ins w:id="98" w:author="Steven Travers" w:date="2021-08-03T16:51:00Z"/>
                <w:sz w:val="24"/>
                <w:szCs w:val="24"/>
              </w:rPr>
            </w:pPr>
            <w:ins w:id="99" w:author="Steven Travers" w:date="2021-08-03T16:51:00Z">
              <w:r>
                <w:rPr>
                  <w:sz w:val="24"/>
                  <w:szCs w:val="24"/>
                </w:rPr>
                <w:t>0.277*</w:t>
              </w:r>
            </w:ins>
          </w:p>
        </w:tc>
        <w:tc>
          <w:tcPr>
            <w:tcW w:w="3240" w:type="dxa"/>
          </w:tcPr>
          <w:p w14:paraId="738B763E" w14:textId="77777777" w:rsidR="00B164BA" w:rsidRDefault="00B164BA" w:rsidP="00B164BA">
            <w:pPr>
              <w:jc w:val="center"/>
              <w:rPr>
                <w:ins w:id="100" w:author="Steven Travers" w:date="2021-08-03T16:51:00Z"/>
                <w:sz w:val="24"/>
                <w:szCs w:val="24"/>
              </w:rPr>
            </w:pPr>
            <w:ins w:id="101" w:author="Steven Travers" w:date="2021-08-03T16:51:00Z">
              <w:r>
                <w:rPr>
                  <w:sz w:val="24"/>
                  <w:szCs w:val="24"/>
                </w:rPr>
                <w:t>-0.105</w:t>
              </w:r>
            </w:ins>
          </w:p>
        </w:tc>
      </w:tr>
      <w:tr w:rsidR="00B164BA" w:rsidRPr="00283FF5" w14:paraId="0ECC8762" w14:textId="77777777" w:rsidTr="00B164BA">
        <w:trPr>
          <w:ins w:id="102" w:author="Steven Travers" w:date="2021-08-03T16:51:00Z"/>
        </w:trPr>
        <w:tc>
          <w:tcPr>
            <w:tcW w:w="2880" w:type="dxa"/>
          </w:tcPr>
          <w:p w14:paraId="78CFE56B" w14:textId="77777777" w:rsidR="00B164BA" w:rsidRPr="00283FF5" w:rsidRDefault="00B164BA" w:rsidP="00B164BA">
            <w:pPr>
              <w:rPr>
                <w:ins w:id="103" w:author="Steven Travers" w:date="2021-08-03T16:51:00Z"/>
                <w:i/>
                <w:iCs/>
                <w:sz w:val="24"/>
                <w:szCs w:val="24"/>
              </w:rPr>
            </w:pPr>
            <w:ins w:id="104" w:author="Steven Travers" w:date="2021-08-03T16:51:00Z">
              <w:r w:rsidRPr="00283FF5">
                <w:rPr>
                  <w:i/>
                  <w:iCs/>
                  <w:sz w:val="24"/>
                  <w:szCs w:val="24"/>
                </w:rPr>
                <w:t>Vicia americana</w:t>
              </w:r>
            </w:ins>
          </w:p>
        </w:tc>
        <w:tc>
          <w:tcPr>
            <w:tcW w:w="3510" w:type="dxa"/>
          </w:tcPr>
          <w:p w14:paraId="5AA120D2" w14:textId="77777777" w:rsidR="00B164BA" w:rsidRDefault="00B164BA" w:rsidP="00B164BA">
            <w:pPr>
              <w:jc w:val="center"/>
              <w:rPr>
                <w:ins w:id="105" w:author="Steven Travers" w:date="2021-08-03T16:51:00Z"/>
                <w:sz w:val="24"/>
                <w:szCs w:val="24"/>
              </w:rPr>
            </w:pPr>
            <w:ins w:id="106" w:author="Steven Travers" w:date="2021-08-03T16:51:00Z">
              <w:r>
                <w:rPr>
                  <w:sz w:val="24"/>
                  <w:szCs w:val="24"/>
                </w:rPr>
                <w:t>0.012</w:t>
              </w:r>
            </w:ins>
          </w:p>
        </w:tc>
        <w:tc>
          <w:tcPr>
            <w:tcW w:w="3240" w:type="dxa"/>
          </w:tcPr>
          <w:p w14:paraId="7275084E" w14:textId="77777777" w:rsidR="00B164BA" w:rsidRDefault="00B164BA" w:rsidP="00B164BA">
            <w:pPr>
              <w:jc w:val="center"/>
              <w:rPr>
                <w:ins w:id="107" w:author="Steven Travers" w:date="2021-08-03T16:51:00Z"/>
                <w:sz w:val="24"/>
                <w:szCs w:val="24"/>
              </w:rPr>
            </w:pPr>
            <w:ins w:id="108" w:author="Steven Travers" w:date="2021-08-03T16:51:00Z">
              <w:r>
                <w:rPr>
                  <w:sz w:val="24"/>
                  <w:szCs w:val="24"/>
                </w:rPr>
                <w:t>-0.008</w:t>
              </w:r>
            </w:ins>
          </w:p>
        </w:tc>
      </w:tr>
      <w:tr w:rsidR="00B164BA" w:rsidRPr="00283FF5" w14:paraId="65B45644" w14:textId="77777777" w:rsidTr="00B164BA">
        <w:trPr>
          <w:ins w:id="109" w:author="Steven Travers" w:date="2021-08-03T16:51:00Z"/>
        </w:trPr>
        <w:tc>
          <w:tcPr>
            <w:tcW w:w="2880" w:type="dxa"/>
          </w:tcPr>
          <w:p w14:paraId="57727592" w14:textId="77777777" w:rsidR="00B164BA" w:rsidRPr="00283FF5" w:rsidRDefault="00B164BA" w:rsidP="00B164BA">
            <w:pPr>
              <w:rPr>
                <w:ins w:id="110" w:author="Steven Travers" w:date="2021-08-03T16:51:00Z"/>
                <w:i/>
                <w:iCs/>
                <w:sz w:val="24"/>
                <w:szCs w:val="24"/>
              </w:rPr>
            </w:pPr>
            <w:ins w:id="111" w:author="Steven Travers" w:date="2021-08-03T16:51:00Z">
              <w:r w:rsidRPr="00283FF5">
                <w:rPr>
                  <w:i/>
                  <w:iCs/>
                  <w:sz w:val="24"/>
                  <w:szCs w:val="24"/>
                </w:rPr>
                <w:t xml:space="preserve">Cypripedium </w:t>
              </w:r>
              <w:proofErr w:type="spellStart"/>
              <w:r w:rsidRPr="00283FF5">
                <w:rPr>
                  <w:i/>
                  <w:iCs/>
                  <w:sz w:val="24"/>
                  <w:szCs w:val="24"/>
                </w:rPr>
                <w:t>candidum</w:t>
              </w:r>
              <w:proofErr w:type="spellEnd"/>
            </w:ins>
          </w:p>
        </w:tc>
        <w:tc>
          <w:tcPr>
            <w:tcW w:w="3510" w:type="dxa"/>
          </w:tcPr>
          <w:p w14:paraId="5D153A01" w14:textId="77777777" w:rsidR="00B164BA" w:rsidRDefault="00B164BA" w:rsidP="00B164BA">
            <w:pPr>
              <w:jc w:val="center"/>
              <w:rPr>
                <w:ins w:id="112" w:author="Steven Travers" w:date="2021-08-03T16:51:00Z"/>
                <w:sz w:val="24"/>
                <w:szCs w:val="24"/>
              </w:rPr>
            </w:pPr>
            <w:ins w:id="113" w:author="Steven Travers" w:date="2021-08-03T16:51:00Z">
              <w:r>
                <w:rPr>
                  <w:sz w:val="24"/>
                  <w:szCs w:val="24"/>
                </w:rPr>
                <w:t>-0.524**</w:t>
              </w:r>
            </w:ins>
          </w:p>
        </w:tc>
        <w:tc>
          <w:tcPr>
            <w:tcW w:w="3240" w:type="dxa"/>
          </w:tcPr>
          <w:p w14:paraId="125F1BA5" w14:textId="77777777" w:rsidR="00B164BA" w:rsidRDefault="00B164BA" w:rsidP="00B164BA">
            <w:pPr>
              <w:jc w:val="center"/>
              <w:rPr>
                <w:ins w:id="114" w:author="Steven Travers" w:date="2021-08-03T16:51:00Z"/>
                <w:sz w:val="24"/>
                <w:szCs w:val="24"/>
              </w:rPr>
            </w:pPr>
            <w:ins w:id="115" w:author="Steven Travers" w:date="2021-08-03T16:51:00Z">
              <w:r>
                <w:rPr>
                  <w:sz w:val="24"/>
                  <w:szCs w:val="24"/>
                </w:rPr>
                <w:t>0.193</w:t>
              </w:r>
            </w:ins>
          </w:p>
        </w:tc>
      </w:tr>
      <w:tr w:rsidR="00B164BA" w:rsidRPr="00283FF5" w14:paraId="666AED5B" w14:textId="77777777" w:rsidTr="00B164BA">
        <w:trPr>
          <w:ins w:id="116" w:author="Steven Travers" w:date="2021-08-03T16:51:00Z"/>
        </w:trPr>
        <w:tc>
          <w:tcPr>
            <w:tcW w:w="2880" w:type="dxa"/>
          </w:tcPr>
          <w:p w14:paraId="525E59ED" w14:textId="77777777" w:rsidR="00B164BA" w:rsidRPr="00283FF5" w:rsidRDefault="00B164BA" w:rsidP="00B164BA">
            <w:pPr>
              <w:rPr>
                <w:ins w:id="117" w:author="Steven Travers" w:date="2021-08-03T16:51:00Z"/>
                <w:i/>
                <w:iCs/>
                <w:sz w:val="24"/>
                <w:szCs w:val="24"/>
              </w:rPr>
            </w:pPr>
            <w:ins w:id="118" w:author="Steven Travers" w:date="2021-08-03T16:51:00Z">
              <w:r w:rsidRPr="00283FF5">
                <w:rPr>
                  <w:i/>
                  <w:iCs/>
                  <w:sz w:val="24"/>
                  <w:szCs w:val="24"/>
                </w:rPr>
                <w:t>Achillea millefolium</w:t>
              </w:r>
            </w:ins>
          </w:p>
        </w:tc>
        <w:tc>
          <w:tcPr>
            <w:tcW w:w="3510" w:type="dxa"/>
          </w:tcPr>
          <w:p w14:paraId="08ACB02B" w14:textId="77777777" w:rsidR="00B164BA" w:rsidRPr="00EF6F3F" w:rsidRDefault="00B164BA" w:rsidP="00B164BA">
            <w:pPr>
              <w:jc w:val="center"/>
              <w:rPr>
                <w:ins w:id="119" w:author="Steven Travers" w:date="2021-08-03T16:51:00Z"/>
                <w:rFonts w:ascii="Calibri" w:hAnsi="Calibri" w:cs="Calibri"/>
                <w:color w:val="000000"/>
              </w:rPr>
            </w:pPr>
            <w:ins w:id="120" w:author="Steven Travers" w:date="2021-08-03T16:51:00Z">
              <w:r>
                <w:rPr>
                  <w:rFonts w:ascii="Calibri" w:hAnsi="Calibri" w:cs="Calibri"/>
                  <w:color w:val="000000"/>
                </w:rPr>
                <w:t>0.065</w:t>
              </w:r>
            </w:ins>
          </w:p>
        </w:tc>
        <w:tc>
          <w:tcPr>
            <w:tcW w:w="3240" w:type="dxa"/>
          </w:tcPr>
          <w:p w14:paraId="63EF17A4" w14:textId="77777777" w:rsidR="00B164BA" w:rsidRPr="00EF6F3F" w:rsidRDefault="00B164BA" w:rsidP="00B164BA">
            <w:pPr>
              <w:jc w:val="center"/>
              <w:rPr>
                <w:ins w:id="121" w:author="Steven Travers" w:date="2021-08-03T16:51:00Z"/>
                <w:rFonts w:ascii="Calibri" w:hAnsi="Calibri" w:cs="Calibri"/>
                <w:color w:val="000000"/>
              </w:rPr>
            </w:pPr>
            <w:ins w:id="122" w:author="Steven Travers" w:date="2021-08-03T16:51:00Z">
              <w:r>
                <w:rPr>
                  <w:rFonts w:ascii="Calibri" w:hAnsi="Calibri" w:cs="Calibri"/>
                  <w:color w:val="000000"/>
                </w:rPr>
                <w:t>-0.003</w:t>
              </w:r>
            </w:ins>
          </w:p>
        </w:tc>
      </w:tr>
      <w:tr w:rsidR="00B164BA" w:rsidRPr="00283FF5" w14:paraId="42C3BBF8" w14:textId="77777777" w:rsidTr="00B164BA">
        <w:trPr>
          <w:ins w:id="123" w:author="Steven Travers" w:date="2021-08-03T16:51:00Z"/>
        </w:trPr>
        <w:tc>
          <w:tcPr>
            <w:tcW w:w="2880" w:type="dxa"/>
          </w:tcPr>
          <w:p w14:paraId="2F20A2C9" w14:textId="77777777" w:rsidR="00B164BA" w:rsidRPr="00283FF5" w:rsidRDefault="00B164BA" w:rsidP="00B164BA">
            <w:pPr>
              <w:rPr>
                <w:ins w:id="124" w:author="Steven Travers" w:date="2021-08-03T16:51:00Z"/>
                <w:i/>
                <w:iCs/>
                <w:sz w:val="24"/>
                <w:szCs w:val="24"/>
              </w:rPr>
            </w:pPr>
            <w:ins w:id="125" w:author="Steven Travers" w:date="2021-08-03T16:51:00Z">
              <w:r w:rsidRPr="00283FF5">
                <w:rPr>
                  <w:i/>
                  <w:iCs/>
                  <w:sz w:val="24"/>
                  <w:szCs w:val="24"/>
                </w:rPr>
                <w:t>Anemone canadensis</w:t>
              </w:r>
            </w:ins>
          </w:p>
        </w:tc>
        <w:tc>
          <w:tcPr>
            <w:tcW w:w="3510" w:type="dxa"/>
          </w:tcPr>
          <w:p w14:paraId="1211D3FC" w14:textId="77777777" w:rsidR="00B164BA" w:rsidRDefault="00B164BA" w:rsidP="00B164BA">
            <w:pPr>
              <w:jc w:val="center"/>
              <w:rPr>
                <w:ins w:id="126" w:author="Steven Travers" w:date="2021-08-03T16:51:00Z"/>
                <w:sz w:val="24"/>
                <w:szCs w:val="24"/>
              </w:rPr>
            </w:pPr>
            <w:ins w:id="127" w:author="Steven Travers" w:date="2021-08-03T16:51:00Z">
              <w:r>
                <w:rPr>
                  <w:sz w:val="24"/>
                  <w:szCs w:val="24"/>
                </w:rPr>
                <w:t>0.002</w:t>
              </w:r>
            </w:ins>
          </w:p>
        </w:tc>
        <w:tc>
          <w:tcPr>
            <w:tcW w:w="3240" w:type="dxa"/>
          </w:tcPr>
          <w:p w14:paraId="50FE31A7" w14:textId="77777777" w:rsidR="00B164BA" w:rsidRDefault="00B164BA" w:rsidP="00B164BA">
            <w:pPr>
              <w:jc w:val="center"/>
              <w:rPr>
                <w:ins w:id="128" w:author="Steven Travers" w:date="2021-08-03T16:51:00Z"/>
                <w:sz w:val="24"/>
                <w:szCs w:val="24"/>
              </w:rPr>
            </w:pPr>
            <w:ins w:id="129" w:author="Steven Travers" w:date="2021-08-03T16:51:00Z">
              <w:r>
                <w:rPr>
                  <w:sz w:val="24"/>
                  <w:szCs w:val="24"/>
                </w:rPr>
                <w:t>-0.001</w:t>
              </w:r>
            </w:ins>
          </w:p>
        </w:tc>
      </w:tr>
      <w:tr w:rsidR="00B164BA" w:rsidRPr="00283FF5" w14:paraId="7D66A20B" w14:textId="77777777" w:rsidTr="00B164BA">
        <w:trPr>
          <w:ins w:id="130" w:author="Steven Travers" w:date="2021-08-03T16:51:00Z"/>
        </w:trPr>
        <w:tc>
          <w:tcPr>
            <w:tcW w:w="2880" w:type="dxa"/>
          </w:tcPr>
          <w:p w14:paraId="6A0EECF0" w14:textId="77777777" w:rsidR="00B164BA" w:rsidRPr="00283FF5" w:rsidRDefault="00B164BA" w:rsidP="00B164BA">
            <w:pPr>
              <w:rPr>
                <w:ins w:id="131" w:author="Steven Travers" w:date="2021-08-03T16:51:00Z"/>
                <w:i/>
                <w:iCs/>
                <w:sz w:val="24"/>
                <w:szCs w:val="24"/>
              </w:rPr>
            </w:pPr>
            <w:proofErr w:type="spellStart"/>
            <w:ins w:id="132" w:author="Steven Travers" w:date="2021-08-03T16:51:00Z">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ins>
          </w:p>
        </w:tc>
        <w:tc>
          <w:tcPr>
            <w:tcW w:w="3510" w:type="dxa"/>
          </w:tcPr>
          <w:p w14:paraId="59A496D7" w14:textId="77777777" w:rsidR="00B164BA" w:rsidRDefault="00B164BA" w:rsidP="00B164BA">
            <w:pPr>
              <w:jc w:val="center"/>
              <w:rPr>
                <w:ins w:id="133" w:author="Steven Travers" w:date="2021-08-03T16:51:00Z"/>
                <w:sz w:val="24"/>
                <w:szCs w:val="24"/>
              </w:rPr>
            </w:pPr>
            <w:ins w:id="134" w:author="Steven Travers" w:date="2021-08-03T16:51:00Z">
              <w:r>
                <w:rPr>
                  <w:sz w:val="24"/>
                  <w:szCs w:val="24"/>
                </w:rPr>
                <w:t>-0.514***</w:t>
              </w:r>
            </w:ins>
          </w:p>
        </w:tc>
        <w:tc>
          <w:tcPr>
            <w:tcW w:w="3240" w:type="dxa"/>
          </w:tcPr>
          <w:p w14:paraId="1A3BA647" w14:textId="77777777" w:rsidR="00B164BA" w:rsidRDefault="00B164BA" w:rsidP="00B164BA">
            <w:pPr>
              <w:jc w:val="center"/>
              <w:rPr>
                <w:ins w:id="135" w:author="Steven Travers" w:date="2021-08-03T16:51:00Z"/>
                <w:sz w:val="24"/>
                <w:szCs w:val="24"/>
              </w:rPr>
            </w:pPr>
            <w:ins w:id="136" w:author="Steven Travers" w:date="2021-08-03T16:51:00Z">
              <w:r>
                <w:rPr>
                  <w:sz w:val="24"/>
                  <w:szCs w:val="24"/>
                </w:rPr>
                <w:t>0.067</w:t>
              </w:r>
            </w:ins>
          </w:p>
        </w:tc>
      </w:tr>
      <w:tr w:rsidR="00B164BA" w:rsidRPr="00283FF5" w14:paraId="62023C0D" w14:textId="77777777" w:rsidTr="00B164BA">
        <w:trPr>
          <w:ins w:id="137" w:author="Steven Travers" w:date="2021-08-03T16:51:00Z"/>
        </w:trPr>
        <w:tc>
          <w:tcPr>
            <w:tcW w:w="2880" w:type="dxa"/>
          </w:tcPr>
          <w:p w14:paraId="65637F4C" w14:textId="77777777" w:rsidR="00B164BA" w:rsidRPr="00283FF5" w:rsidRDefault="00B164BA" w:rsidP="00B164BA">
            <w:pPr>
              <w:rPr>
                <w:ins w:id="138" w:author="Steven Travers" w:date="2021-08-03T16:51:00Z"/>
                <w:i/>
                <w:iCs/>
                <w:sz w:val="24"/>
                <w:szCs w:val="24"/>
              </w:rPr>
            </w:pPr>
            <w:ins w:id="139" w:author="Steven Travers" w:date="2021-08-03T16:51:00Z">
              <w:r w:rsidRPr="00283FF5">
                <w:rPr>
                  <w:i/>
                  <w:iCs/>
                  <w:sz w:val="24"/>
                  <w:szCs w:val="24"/>
                </w:rPr>
                <w:t>Penstemon grandifloras</w:t>
              </w:r>
            </w:ins>
          </w:p>
        </w:tc>
        <w:tc>
          <w:tcPr>
            <w:tcW w:w="3510" w:type="dxa"/>
          </w:tcPr>
          <w:p w14:paraId="351777D4" w14:textId="77777777" w:rsidR="00B164BA" w:rsidRDefault="00B164BA" w:rsidP="00B164BA">
            <w:pPr>
              <w:jc w:val="center"/>
              <w:rPr>
                <w:ins w:id="140" w:author="Steven Travers" w:date="2021-08-03T16:51:00Z"/>
                <w:sz w:val="24"/>
                <w:szCs w:val="24"/>
              </w:rPr>
            </w:pPr>
            <w:ins w:id="141" w:author="Steven Travers" w:date="2021-08-03T16:51:00Z">
              <w:r>
                <w:rPr>
                  <w:sz w:val="24"/>
                  <w:szCs w:val="24"/>
                </w:rPr>
                <w:t>0.148</w:t>
              </w:r>
            </w:ins>
          </w:p>
        </w:tc>
        <w:tc>
          <w:tcPr>
            <w:tcW w:w="3240" w:type="dxa"/>
          </w:tcPr>
          <w:p w14:paraId="605CC519" w14:textId="77777777" w:rsidR="00B164BA" w:rsidRDefault="00B164BA" w:rsidP="00B164BA">
            <w:pPr>
              <w:jc w:val="center"/>
              <w:rPr>
                <w:ins w:id="142" w:author="Steven Travers" w:date="2021-08-03T16:51:00Z"/>
                <w:sz w:val="24"/>
                <w:szCs w:val="24"/>
              </w:rPr>
            </w:pPr>
            <w:ins w:id="143" w:author="Steven Travers" w:date="2021-08-03T16:51:00Z">
              <w:r>
                <w:rPr>
                  <w:sz w:val="24"/>
                  <w:szCs w:val="24"/>
                </w:rPr>
                <w:t>-0.096</w:t>
              </w:r>
            </w:ins>
          </w:p>
        </w:tc>
      </w:tr>
      <w:tr w:rsidR="00B164BA" w:rsidRPr="00283FF5" w14:paraId="1A8213AB" w14:textId="77777777" w:rsidTr="00B164BA">
        <w:trPr>
          <w:ins w:id="144" w:author="Steven Travers" w:date="2021-08-03T16:51:00Z"/>
        </w:trPr>
        <w:tc>
          <w:tcPr>
            <w:tcW w:w="2880" w:type="dxa"/>
          </w:tcPr>
          <w:p w14:paraId="0AC6B51D" w14:textId="77777777" w:rsidR="00B164BA" w:rsidRPr="00283FF5" w:rsidRDefault="00B164BA" w:rsidP="00B164BA">
            <w:pPr>
              <w:rPr>
                <w:ins w:id="145" w:author="Steven Travers" w:date="2021-08-03T16:51:00Z"/>
                <w:i/>
                <w:iCs/>
                <w:sz w:val="24"/>
                <w:szCs w:val="24"/>
              </w:rPr>
            </w:pPr>
            <w:ins w:id="146" w:author="Steven Travers" w:date="2021-08-03T16:51:00Z">
              <w:r w:rsidRPr="00283FF5">
                <w:rPr>
                  <w:i/>
                  <w:iCs/>
                  <w:sz w:val="24"/>
                  <w:szCs w:val="24"/>
                </w:rPr>
                <w:t xml:space="preserve">Rosa </w:t>
              </w:r>
              <w:proofErr w:type="spellStart"/>
              <w:r w:rsidRPr="00283FF5">
                <w:rPr>
                  <w:i/>
                  <w:iCs/>
                  <w:sz w:val="24"/>
                  <w:szCs w:val="24"/>
                </w:rPr>
                <w:t>arkansana</w:t>
              </w:r>
              <w:proofErr w:type="spellEnd"/>
            </w:ins>
          </w:p>
        </w:tc>
        <w:tc>
          <w:tcPr>
            <w:tcW w:w="3510" w:type="dxa"/>
          </w:tcPr>
          <w:p w14:paraId="041ECCB7" w14:textId="77777777" w:rsidR="00B164BA" w:rsidRDefault="00B164BA" w:rsidP="00B164BA">
            <w:pPr>
              <w:jc w:val="center"/>
              <w:rPr>
                <w:ins w:id="147" w:author="Steven Travers" w:date="2021-08-03T16:51:00Z"/>
                <w:sz w:val="24"/>
                <w:szCs w:val="24"/>
              </w:rPr>
            </w:pPr>
            <w:ins w:id="148" w:author="Steven Travers" w:date="2021-08-03T16:51:00Z">
              <w:r>
                <w:rPr>
                  <w:sz w:val="24"/>
                  <w:szCs w:val="24"/>
                </w:rPr>
                <w:t>0.342*</w:t>
              </w:r>
            </w:ins>
          </w:p>
        </w:tc>
        <w:tc>
          <w:tcPr>
            <w:tcW w:w="3240" w:type="dxa"/>
          </w:tcPr>
          <w:p w14:paraId="2CA03E48" w14:textId="77777777" w:rsidR="00B164BA" w:rsidRDefault="00B164BA" w:rsidP="00B164BA">
            <w:pPr>
              <w:jc w:val="center"/>
              <w:rPr>
                <w:ins w:id="149" w:author="Steven Travers" w:date="2021-08-03T16:51:00Z"/>
                <w:sz w:val="24"/>
                <w:szCs w:val="24"/>
              </w:rPr>
            </w:pPr>
            <w:ins w:id="150" w:author="Steven Travers" w:date="2021-08-03T16:51:00Z">
              <w:r>
                <w:rPr>
                  <w:sz w:val="24"/>
                  <w:szCs w:val="24"/>
                </w:rPr>
                <w:t>-0.126</w:t>
              </w:r>
            </w:ins>
          </w:p>
        </w:tc>
      </w:tr>
      <w:tr w:rsidR="00B164BA" w:rsidRPr="00283FF5" w14:paraId="13A37CEC" w14:textId="77777777" w:rsidTr="00B164BA">
        <w:trPr>
          <w:ins w:id="151" w:author="Steven Travers" w:date="2021-08-03T16:51:00Z"/>
        </w:trPr>
        <w:tc>
          <w:tcPr>
            <w:tcW w:w="2880" w:type="dxa"/>
          </w:tcPr>
          <w:p w14:paraId="0B3953DA" w14:textId="77777777" w:rsidR="00B164BA" w:rsidRPr="00283FF5" w:rsidRDefault="00B164BA" w:rsidP="00B164BA">
            <w:pPr>
              <w:rPr>
                <w:ins w:id="152" w:author="Steven Travers" w:date="2021-08-03T16:51:00Z"/>
                <w:i/>
                <w:iCs/>
                <w:sz w:val="24"/>
                <w:szCs w:val="24"/>
              </w:rPr>
            </w:pPr>
            <w:ins w:id="153" w:author="Steven Travers" w:date="2021-08-03T16:51:00Z">
              <w:r w:rsidRPr="00283FF5">
                <w:rPr>
                  <w:i/>
                  <w:iCs/>
                  <w:sz w:val="24"/>
                  <w:szCs w:val="24"/>
                </w:rPr>
                <w:t xml:space="preserve">Penstemon </w:t>
              </w:r>
              <w:proofErr w:type="spellStart"/>
              <w:r w:rsidRPr="00283FF5">
                <w:rPr>
                  <w:i/>
                  <w:iCs/>
                  <w:sz w:val="24"/>
                  <w:szCs w:val="24"/>
                </w:rPr>
                <w:t>gracilis</w:t>
              </w:r>
              <w:proofErr w:type="spellEnd"/>
            </w:ins>
          </w:p>
        </w:tc>
        <w:tc>
          <w:tcPr>
            <w:tcW w:w="3510" w:type="dxa"/>
          </w:tcPr>
          <w:p w14:paraId="315285AC" w14:textId="77777777" w:rsidR="00B164BA" w:rsidRDefault="00B164BA" w:rsidP="00B164BA">
            <w:pPr>
              <w:jc w:val="center"/>
              <w:rPr>
                <w:ins w:id="154" w:author="Steven Travers" w:date="2021-08-03T16:51:00Z"/>
                <w:sz w:val="24"/>
                <w:szCs w:val="24"/>
              </w:rPr>
            </w:pPr>
            <w:ins w:id="155" w:author="Steven Travers" w:date="2021-08-03T16:51:00Z">
              <w:r>
                <w:rPr>
                  <w:sz w:val="24"/>
                  <w:szCs w:val="24"/>
                </w:rPr>
                <w:t>0.033</w:t>
              </w:r>
            </w:ins>
          </w:p>
        </w:tc>
        <w:tc>
          <w:tcPr>
            <w:tcW w:w="3240" w:type="dxa"/>
          </w:tcPr>
          <w:p w14:paraId="45DEE928" w14:textId="77777777" w:rsidR="00B164BA" w:rsidRDefault="00B164BA" w:rsidP="00B164BA">
            <w:pPr>
              <w:jc w:val="center"/>
              <w:rPr>
                <w:ins w:id="156" w:author="Steven Travers" w:date="2021-08-03T16:51:00Z"/>
                <w:sz w:val="24"/>
                <w:szCs w:val="24"/>
              </w:rPr>
            </w:pPr>
            <w:ins w:id="157" w:author="Steven Travers" w:date="2021-08-03T16:51:00Z">
              <w:r>
                <w:rPr>
                  <w:sz w:val="24"/>
                  <w:szCs w:val="24"/>
                </w:rPr>
                <w:t>-0.014</w:t>
              </w:r>
            </w:ins>
          </w:p>
        </w:tc>
      </w:tr>
      <w:tr w:rsidR="00B164BA" w:rsidRPr="00283FF5" w14:paraId="0BD9ED0D" w14:textId="77777777" w:rsidTr="00B164BA">
        <w:trPr>
          <w:ins w:id="158" w:author="Steven Travers" w:date="2021-08-03T16:51:00Z"/>
        </w:trPr>
        <w:tc>
          <w:tcPr>
            <w:tcW w:w="2880" w:type="dxa"/>
          </w:tcPr>
          <w:p w14:paraId="01FC37F7" w14:textId="77777777" w:rsidR="00B164BA" w:rsidRPr="00283FF5" w:rsidRDefault="00B164BA" w:rsidP="00B164BA">
            <w:pPr>
              <w:rPr>
                <w:ins w:id="159" w:author="Steven Travers" w:date="2021-08-03T16:51:00Z"/>
                <w:i/>
                <w:iCs/>
                <w:sz w:val="24"/>
                <w:szCs w:val="24"/>
              </w:rPr>
            </w:pPr>
            <w:ins w:id="160" w:author="Steven Travers" w:date="2021-08-03T16:51:00Z">
              <w:r w:rsidRPr="00283FF5">
                <w:rPr>
                  <w:i/>
                  <w:iCs/>
                  <w:sz w:val="24"/>
                  <w:szCs w:val="24"/>
                </w:rPr>
                <w:t>Zigadenus elegans</w:t>
              </w:r>
            </w:ins>
          </w:p>
        </w:tc>
        <w:tc>
          <w:tcPr>
            <w:tcW w:w="3510" w:type="dxa"/>
          </w:tcPr>
          <w:p w14:paraId="43FBA41F" w14:textId="77777777" w:rsidR="00B164BA" w:rsidRDefault="00B164BA" w:rsidP="00B164BA">
            <w:pPr>
              <w:jc w:val="center"/>
              <w:rPr>
                <w:ins w:id="161" w:author="Steven Travers" w:date="2021-08-03T16:51:00Z"/>
                <w:sz w:val="24"/>
                <w:szCs w:val="24"/>
              </w:rPr>
            </w:pPr>
            <w:ins w:id="162" w:author="Steven Travers" w:date="2021-08-03T16:51:00Z">
              <w:r>
                <w:rPr>
                  <w:sz w:val="24"/>
                  <w:szCs w:val="24"/>
                </w:rPr>
                <w:t>0.201</w:t>
              </w:r>
            </w:ins>
          </w:p>
        </w:tc>
        <w:tc>
          <w:tcPr>
            <w:tcW w:w="3240" w:type="dxa"/>
          </w:tcPr>
          <w:p w14:paraId="27D4053E" w14:textId="77777777" w:rsidR="00B164BA" w:rsidRDefault="00B164BA" w:rsidP="00B164BA">
            <w:pPr>
              <w:jc w:val="center"/>
              <w:rPr>
                <w:ins w:id="163" w:author="Steven Travers" w:date="2021-08-03T16:51:00Z"/>
                <w:sz w:val="24"/>
                <w:szCs w:val="24"/>
              </w:rPr>
            </w:pPr>
            <w:ins w:id="164" w:author="Steven Travers" w:date="2021-08-03T16:51:00Z">
              <w:r>
                <w:rPr>
                  <w:sz w:val="24"/>
                  <w:szCs w:val="24"/>
                </w:rPr>
                <w:t>-0.06</w:t>
              </w:r>
            </w:ins>
          </w:p>
        </w:tc>
      </w:tr>
      <w:tr w:rsidR="00B164BA" w:rsidRPr="00283FF5" w14:paraId="3160A8AB" w14:textId="77777777" w:rsidTr="00B164BA">
        <w:trPr>
          <w:ins w:id="165" w:author="Steven Travers" w:date="2021-08-03T16:51:00Z"/>
        </w:trPr>
        <w:tc>
          <w:tcPr>
            <w:tcW w:w="2880" w:type="dxa"/>
          </w:tcPr>
          <w:p w14:paraId="4267B0D0" w14:textId="77777777" w:rsidR="00B164BA" w:rsidRPr="00283FF5" w:rsidRDefault="00B164BA" w:rsidP="00B164BA">
            <w:pPr>
              <w:rPr>
                <w:ins w:id="166" w:author="Steven Travers" w:date="2021-08-03T16:51:00Z"/>
                <w:i/>
                <w:iCs/>
                <w:sz w:val="24"/>
                <w:szCs w:val="24"/>
              </w:rPr>
            </w:pPr>
            <w:ins w:id="167" w:author="Steven Travers" w:date="2021-08-03T16:51:00Z">
              <w:r>
                <w:rPr>
                  <w:i/>
                  <w:iCs/>
                  <w:sz w:val="24"/>
                  <w:szCs w:val="24"/>
                </w:rPr>
                <w:t xml:space="preserve">Amorpha </w:t>
              </w:r>
              <w:proofErr w:type="spellStart"/>
              <w:r>
                <w:rPr>
                  <w:i/>
                  <w:iCs/>
                  <w:sz w:val="24"/>
                  <w:szCs w:val="24"/>
                </w:rPr>
                <w:t>canescens</w:t>
              </w:r>
              <w:proofErr w:type="spellEnd"/>
            </w:ins>
          </w:p>
        </w:tc>
        <w:tc>
          <w:tcPr>
            <w:tcW w:w="3510" w:type="dxa"/>
          </w:tcPr>
          <w:p w14:paraId="1EF6F208" w14:textId="77777777" w:rsidR="00B164BA" w:rsidRDefault="00B164BA" w:rsidP="00B164BA">
            <w:pPr>
              <w:jc w:val="center"/>
              <w:rPr>
                <w:ins w:id="168" w:author="Steven Travers" w:date="2021-08-03T16:51:00Z"/>
                <w:sz w:val="24"/>
                <w:szCs w:val="24"/>
              </w:rPr>
            </w:pPr>
            <w:ins w:id="169" w:author="Steven Travers" w:date="2021-08-03T16:51:00Z">
              <w:r>
                <w:rPr>
                  <w:sz w:val="24"/>
                  <w:szCs w:val="24"/>
                </w:rPr>
                <w:t>-0.548**</w:t>
              </w:r>
            </w:ins>
          </w:p>
        </w:tc>
        <w:tc>
          <w:tcPr>
            <w:tcW w:w="3240" w:type="dxa"/>
          </w:tcPr>
          <w:p w14:paraId="02AFE7EA" w14:textId="77777777" w:rsidR="00B164BA" w:rsidRDefault="00B164BA" w:rsidP="00B164BA">
            <w:pPr>
              <w:jc w:val="center"/>
              <w:rPr>
                <w:ins w:id="170" w:author="Steven Travers" w:date="2021-08-03T16:51:00Z"/>
                <w:sz w:val="24"/>
                <w:szCs w:val="24"/>
              </w:rPr>
            </w:pPr>
            <w:ins w:id="171" w:author="Steven Travers" w:date="2021-08-03T16:51:00Z">
              <w:r>
                <w:rPr>
                  <w:sz w:val="24"/>
                  <w:szCs w:val="24"/>
                </w:rPr>
                <w:t>0.088</w:t>
              </w:r>
            </w:ins>
          </w:p>
        </w:tc>
      </w:tr>
      <w:tr w:rsidR="00B164BA" w:rsidRPr="00283FF5" w14:paraId="07A2E4CA" w14:textId="77777777" w:rsidTr="00B164BA">
        <w:trPr>
          <w:ins w:id="172" w:author="Steven Travers" w:date="2021-08-03T16:51:00Z"/>
        </w:trPr>
        <w:tc>
          <w:tcPr>
            <w:tcW w:w="2880" w:type="dxa"/>
          </w:tcPr>
          <w:p w14:paraId="6433657D" w14:textId="77777777" w:rsidR="00B164BA" w:rsidRPr="00283FF5" w:rsidRDefault="00B164BA" w:rsidP="00B164BA">
            <w:pPr>
              <w:rPr>
                <w:ins w:id="173" w:author="Steven Travers" w:date="2021-08-03T16:51:00Z"/>
                <w:i/>
                <w:iCs/>
                <w:sz w:val="24"/>
                <w:szCs w:val="24"/>
              </w:rPr>
            </w:pPr>
            <w:ins w:id="174" w:author="Steven Travers" w:date="2021-08-03T16:51:00Z">
              <w:r>
                <w:rPr>
                  <w:i/>
                  <w:iCs/>
                  <w:sz w:val="24"/>
                  <w:szCs w:val="24"/>
                </w:rPr>
                <w:t>Campanula rotundifolia</w:t>
              </w:r>
            </w:ins>
          </w:p>
        </w:tc>
        <w:tc>
          <w:tcPr>
            <w:tcW w:w="3510" w:type="dxa"/>
          </w:tcPr>
          <w:p w14:paraId="22C95430" w14:textId="77777777" w:rsidR="00B164BA" w:rsidRDefault="00B164BA" w:rsidP="00B164BA">
            <w:pPr>
              <w:jc w:val="center"/>
              <w:rPr>
                <w:ins w:id="175" w:author="Steven Travers" w:date="2021-08-03T16:51:00Z"/>
                <w:sz w:val="24"/>
                <w:szCs w:val="24"/>
              </w:rPr>
            </w:pPr>
            <w:ins w:id="176" w:author="Steven Travers" w:date="2021-08-03T16:51:00Z">
              <w:r>
                <w:rPr>
                  <w:sz w:val="24"/>
                  <w:szCs w:val="24"/>
                </w:rPr>
                <w:t>-0.146</w:t>
              </w:r>
            </w:ins>
          </w:p>
        </w:tc>
        <w:tc>
          <w:tcPr>
            <w:tcW w:w="3240" w:type="dxa"/>
          </w:tcPr>
          <w:p w14:paraId="20AF7EDF" w14:textId="77777777" w:rsidR="00B164BA" w:rsidRDefault="00B164BA" w:rsidP="00B164BA">
            <w:pPr>
              <w:jc w:val="center"/>
              <w:rPr>
                <w:ins w:id="177" w:author="Steven Travers" w:date="2021-08-03T16:51:00Z"/>
                <w:sz w:val="24"/>
                <w:szCs w:val="24"/>
              </w:rPr>
            </w:pPr>
            <w:ins w:id="178" w:author="Steven Travers" w:date="2021-08-03T16:51:00Z">
              <w:r>
                <w:rPr>
                  <w:sz w:val="24"/>
                  <w:szCs w:val="24"/>
                </w:rPr>
                <w:t>0.049</w:t>
              </w:r>
            </w:ins>
          </w:p>
        </w:tc>
      </w:tr>
      <w:tr w:rsidR="00B164BA" w:rsidRPr="00283FF5" w14:paraId="06E2813A" w14:textId="77777777" w:rsidTr="00B164BA">
        <w:trPr>
          <w:ins w:id="179" w:author="Steven Travers" w:date="2021-08-03T16:51:00Z"/>
        </w:trPr>
        <w:tc>
          <w:tcPr>
            <w:tcW w:w="2880" w:type="dxa"/>
          </w:tcPr>
          <w:p w14:paraId="0F2FE091" w14:textId="77777777" w:rsidR="00B164BA" w:rsidRPr="00283FF5" w:rsidRDefault="00B164BA" w:rsidP="00B164BA">
            <w:pPr>
              <w:rPr>
                <w:ins w:id="180" w:author="Steven Travers" w:date="2021-08-03T16:51:00Z"/>
                <w:i/>
                <w:iCs/>
                <w:sz w:val="24"/>
                <w:szCs w:val="24"/>
              </w:rPr>
            </w:pPr>
            <w:ins w:id="181" w:author="Steven Travers" w:date="2021-08-03T16:51:00Z">
              <w:r w:rsidRPr="00283FF5">
                <w:rPr>
                  <w:i/>
                  <w:iCs/>
                  <w:sz w:val="24"/>
                  <w:szCs w:val="24"/>
                </w:rPr>
                <w:t xml:space="preserve">Oenothera </w:t>
              </w:r>
              <w:proofErr w:type="spellStart"/>
              <w:r w:rsidRPr="00283FF5">
                <w:rPr>
                  <w:i/>
                  <w:iCs/>
                  <w:sz w:val="24"/>
                  <w:szCs w:val="24"/>
                </w:rPr>
                <w:t>nuttallii</w:t>
              </w:r>
              <w:proofErr w:type="spellEnd"/>
            </w:ins>
          </w:p>
        </w:tc>
        <w:tc>
          <w:tcPr>
            <w:tcW w:w="3510" w:type="dxa"/>
          </w:tcPr>
          <w:p w14:paraId="3AC6E395" w14:textId="77777777" w:rsidR="00B164BA" w:rsidRDefault="00B164BA" w:rsidP="00B164BA">
            <w:pPr>
              <w:jc w:val="center"/>
              <w:rPr>
                <w:ins w:id="182" w:author="Steven Travers" w:date="2021-08-03T16:51:00Z"/>
                <w:sz w:val="24"/>
                <w:szCs w:val="24"/>
              </w:rPr>
            </w:pPr>
            <w:ins w:id="183" w:author="Steven Travers" w:date="2021-08-03T16:51:00Z">
              <w:r>
                <w:rPr>
                  <w:sz w:val="24"/>
                  <w:szCs w:val="24"/>
                </w:rPr>
                <w:t>0.224</w:t>
              </w:r>
            </w:ins>
          </w:p>
        </w:tc>
        <w:tc>
          <w:tcPr>
            <w:tcW w:w="3240" w:type="dxa"/>
          </w:tcPr>
          <w:p w14:paraId="7B159AD9" w14:textId="77777777" w:rsidR="00B164BA" w:rsidRDefault="00B164BA" w:rsidP="00B164BA">
            <w:pPr>
              <w:jc w:val="center"/>
              <w:rPr>
                <w:ins w:id="184" w:author="Steven Travers" w:date="2021-08-03T16:51:00Z"/>
                <w:sz w:val="24"/>
                <w:szCs w:val="24"/>
              </w:rPr>
            </w:pPr>
            <w:ins w:id="185" w:author="Steven Travers" w:date="2021-08-03T16:51:00Z">
              <w:r>
                <w:rPr>
                  <w:sz w:val="24"/>
                  <w:szCs w:val="24"/>
                </w:rPr>
                <w:t>-0.182</w:t>
              </w:r>
            </w:ins>
          </w:p>
        </w:tc>
      </w:tr>
    </w:tbl>
    <w:p w14:paraId="3197AAAB" w14:textId="00AF363C" w:rsidR="00EB34D8" w:rsidRDefault="00EB34D8" w:rsidP="00903D13">
      <w:pPr>
        <w:tabs>
          <w:tab w:val="left" w:pos="810"/>
        </w:tabs>
        <w:spacing w:before="240" w:line="480" w:lineRule="auto"/>
        <w:rPr>
          <w:ins w:id="186" w:author="Steven Travers" w:date="2021-08-03T16:53:00Z"/>
          <w:b/>
          <w:bCs/>
          <w:sz w:val="24"/>
          <w:szCs w:val="24"/>
        </w:rPr>
      </w:pPr>
      <w:ins w:id="187" w:author="Steven Travers" w:date="2021-08-03T16:53:00Z">
        <w:r>
          <w:rPr>
            <w:b/>
            <w:bCs/>
            <w:sz w:val="24"/>
            <w:szCs w:val="24"/>
          </w:rPr>
          <w:br w:type="page"/>
        </w:r>
      </w:ins>
    </w:p>
    <w:p w14:paraId="2BBDEFD0" w14:textId="0E02657D" w:rsidR="00EB34D8" w:rsidRPr="00EF6F3F" w:rsidRDefault="00EB34D8" w:rsidP="00EB34D8">
      <w:pPr>
        <w:tabs>
          <w:tab w:val="left" w:pos="810"/>
        </w:tabs>
        <w:spacing w:before="240" w:line="240" w:lineRule="auto"/>
        <w:rPr>
          <w:ins w:id="188" w:author="Steven Travers" w:date="2021-08-03T16:53:00Z"/>
          <w:sz w:val="24"/>
          <w:szCs w:val="24"/>
        </w:rPr>
      </w:pPr>
      <w:ins w:id="189" w:author="Steven Travers" w:date="2021-08-03T16:53:00Z">
        <w:r>
          <w:rPr>
            <w:sz w:val="24"/>
            <w:szCs w:val="24"/>
          </w:rPr>
          <w:lastRenderedPageBreak/>
          <w:t>Table 3. Goodness of fit values for each model. An asterisk indicate</w:t>
        </w:r>
      </w:ins>
      <w:ins w:id="190" w:author="Emma Chandler" w:date="2021-08-11T08:53:00Z">
        <w:r w:rsidR="00BC0062">
          <w:rPr>
            <w:sz w:val="24"/>
            <w:szCs w:val="24"/>
          </w:rPr>
          <w:t>s</w:t>
        </w:r>
      </w:ins>
      <w:ins w:id="191" w:author="Steven Travers" w:date="2021-08-03T16:53:00Z">
        <w:r>
          <w:rPr>
            <w:sz w:val="24"/>
            <w:szCs w:val="24"/>
          </w:rPr>
          <w:t xml:space="preserve"> a good fit (</w:t>
        </w:r>
        <w:r>
          <w:rPr>
            <w:rFonts w:cs="Times New Roman"/>
            <w:sz w:val="24"/>
            <w:szCs w:val="24"/>
          </w:rPr>
          <w:t>Χ</w:t>
        </w:r>
        <w:r>
          <w:rPr>
            <w:sz w:val="24"/>
            <w:szCs w:val="24"/>
            <w:vertAlign w:val="superscript"/>
          </w:rPr>
          <w:t>2</w:t>
        </w:r>
        <w:r>
          <w:rPr>
            <w:sz w:val="24"/>
            <w:szCs w:val="24"/>
          </w:rPr>
          <w:t xml:space="preserve"> p-value &gt; 0.05 and CFI &gt; 0.95).</w:t>
        </w:r>
      </w:ins>
    </w:p>
    <w:tbl>
      <w:tblPr>
        <w:tblStyle w:val="TableGrid"/>
        <w:tblW w:w="9715" w:type="dxa"/>
        <w:tblLayout w:type="fixed"/>
        <w:tblLook w:val="04A0" w:firstRow="1" w:lastRow="0" w:firstColumn="1" w:lastColumn="0" w:noHBand="0" w:noVBand="1"/>
      </w:tblPr>
      <w:tblGrid>
        <w:gridCol w:w="2965"/>
        <w:gridCol w:w="3510"/>
        <w:gridCol w:w="3240"/>
      </w:tblGrid>
      <w:tr w:rsidR="00EB34D8" w:rsidRPr="00627B9E" w14:paraId="02E6A57D" w14:textId="77777777" w:rsidTr="00EF6F3F">
        <w:trPr>
          <w:ins w:id="192" w:author="Steven Travers" w:date="2021-08-03T16:53:00Z"/>
        </w:trPr>
        <w:tc>
          <w:tcPr>
            <w:tcW w:w="2965" w:type="dxa"/>
          </w:tcPr>
          <w:p w14:paraId="30A5CF7C" w14:textId="77777777" w:rsidR="00EB34D8" w:rsidRPr="00627B9E" w:rsidRDefault="00EB34D8" w:rsidP="00EF6F3F">
            <w:pPr>
              <w:jc w:val="center"/>
              <w:rPr>
                <w:ins w:id="193" w:author="Steven Travers" w:date="2021-08-03T16:53:00Z"/>
                <w:sz w:val="24"/>
                <w:szCs w:val="24"/>
              </w:rPr>
            </w:pPr>
            <w:ins w:id="194" w:author="Steven Travers" w:date="2021-08-03T16:53:00Z">
              <w:r w:rsidRPr="00627B9E">
                <w:rPr>
                  <w:sz w:val="24"/>
                  <w:szCs w:val="24"/>
                </w:rPr>
                <w:t>Species</w:t>
              </w:r>
            </w:ins>
          </w:p>
        </w:tc>
        <w:tc>
          <w:tcPr>
            <w:tcW w:w="3510" w:type="dxa"/>
          </w:tcPr>
          <w:p w14:paraId="6415A87A" w14:textId="77777777" w:rsidR="00EB34D8" w:rsidRPr="00412BA3" w:rsidRDefault="00EB34D8" w:rsidP="00EF6F3F">
            <w:pPr>
              <w:jc w:val="center"/>
              <w:rPr>
                <w:ins w:id="195" w:author="Steven Travers" w:date="2021-08-03T16:53:00Z"/>
                <w:sz w:val="24"/>
                <w:szCs w:val="24"/>
              </w:rPr>
            </w:pPr>
            <w:ins w:id="196" w:author="Steven Travers" w:date="2021-08-03T16:53:00Z">
              <w:r>
                <w:rPr>
                  <w:rFonts w:cs="Times New Roman"/>
                  <w:sz w:val="24"/>
                  <w:szCs w:val="24"/>
                </w:rPr>
                <w:t>p-value for Χ</w:t>
              </w:r>
              <w:r>
                <w:rPr>
                  <w:sz w:val="24"/>
                  <w:szCs w:val="24"/>
                  <w:vertAlign w:val="superscript"/>
                </w:rPr>
                <w:t>2</w:t>
              </w:r>
              <w:r>
                <w:rPr>
                  <w:sz w:val="24"/>
                  <w:szCs w:val="24"/>
                </w:rPr>
                <w:t xml:space="preserve"> test</w:t>
              </w:r>
            </w:ins>
          </w:p>
        </w:tc>
        <w:tc>
          <w:tcPr>
            <w:tcW w:w="3240" w:type="dxa"/>
          </w:tcPr>
          <w:p w14:paraId="2DED47C2" w14:textId="77777777" w:rsidR="00EB34D8" w:rsidRPr="00627B9E" w:rsidRDefault="00EB34D8" w:rsidP="00EF6F3F">
            <w:pPr>
              <w:jc w:val="center"/>
              <w:rPr>
                <w:ins w:id="197" w:author="Steven Travers" w:date="2021-08-03T16:53:00Z"/>
                <w:sz w:val="24"/>
                <w:szCs w:val="24"/>
              </w:rPr>
            </w:pPr>
            <w:ins w:id="198" w:author="Steven Travers" w:date="2021-08-03T16:53:00Z">
              <w:r>
                <w:rPr>
                  <w:sz w:val="24"/>
                  <w:szCs w:val="24"/>
                </w:rPr>
                <w:t>CFI</w:t>
              </w:r>
            </w:ins>
          </w:p>
        </w:tc>
      </w:tr>
      <w:tr w:rsidR="00EB34D8" w:rsidRPr="00627B9E" w14:paraId="56FBCD4D" w14:textId="77777777" w:rsidTr="00EF6F3F">
        <w:trPr>
          <w:ins w:id="199" w:author="Steven Travers" w:date="2021-08-03T16:53:00Z"/>
        </w:trPr>
        <w:tc>
          <w:tcPr>
            <w:tcW w:w="2965" w:type="dxa"/>
          </w:tcPr>
          <w:p w14:paraId="65674EE0" w14:textId="77777777" w:rsidR="00EB34D8" w:rsidRPr="00FD6FC7" w:rsidRDefault="00EB34D8" w:rsidP="00EF6F3F">
            <w:pPr>
              <w:rPr>
                <w:ins w:id="200" w:author="Steven Travers" w:date="2021-08-03T16:53:00Z"/>
                <w:i/>
                <w:iCs/>
                <w:sz w:val="24"/>
                <w:szCs w:val="24"/>
              </w:rPr>
            </w:pPr>
            <w:ins w:id="201" w:author="Steven Travers" w:date="2021-08-03T16:53:00Z">
              <w:r>
                <w:rPr>
                  <w:i/>
                  <w:iCs/>
                  <w:sz w:val="24"/>
                  <w:szCs w:val="24"/>
                </w:rPr>
                <w:t>Anemone patens</w:t>
              </w:r>
            </w:ins>
          </w:p>
        </w:tc>
        <w:tc>
          <w:tcPr>
            <w:tcW w:w="3510" w:type="dxa"/>
          </w:tcPr>
          <w:p w14:paraId="4749D67F" w14:textId="77777777" w:rsidR="00EB34D8" w:rsidRPr="00627B9E" w:rsidRDefault="00EB34D8" w:rsidP="00EF6F3F">
            <w:pPr>
              <w:jc w:val="center"/>
              <w:rPr>
                <w:ins w:id="202" w:author="Steven Travers" w:date="2021-08-03T16:53:00Z"/>
                <w:sz w:val="24"/>
                <w:szCs w:val="24"/>
              </w:rPr>
            </w:pPr>
            <w:ins w:id="203" w:author="Steven Travers" w:date="2021-08-03T16:53:00Z">
              <w:r>
                <w:rPr>
                  <w:sz w:val="24"/>
                  <w:szCs w:val="24"/>
                </w:rPr>
                <w:t>0.001</w:t>
              </w:r>
            </w:ins>
          </w:p>
        </w:tc>
        <w:tc>
          <w:tcPr>
            <w:tcW w:w="3240" w:type="dxa"/>
          </w:tcPr>
          <w:p w14:paraId="76B69EEC" w14:textId="77777777" w:rsidR="00EB34D8" w:rsidRPr="00627B9E" w:rsidRDefault="00EB34D8" w:rsidP="00EF6F3F">
            <w:pPr>
              <w:jc w:val="center"/>
              <w:rPr>
                <w:ins w:id="204" w:author="Steven Travers" w:date="2021-08-03T16:53:00Z"/>
                <w:sz w:val="24"/>
                <w:szCs w:val="24"/>
              </w:rPr>
            </w:pPr>
            <w:ins w:id="205" w:author="Steven Travers" w:date="2021-08-03T16:53:00Z">
              <w:r>
                <w:rPr>
                  <w:sz w:val="24"/>
                  <w:szCs w:val="24"/>
                </w:rPr>
                <w:t>0.777</w:t>
              </w:r>
            </w:ins>
          </w:p>
        </w:tc>
      </w:tr>
      <w:tr w:rsidR="00EB34D8" w:rsidRPr="00627B9E" w14:paraId="223DFEC3" w14:textId="77777777" w:rsidTr="00EF6F3F">
        <w:trPr>
          <w:ins w:id="206" w:author="Steven Travers" w:date="2021-08-03T16:53:00Z"/>
        </w:trPr>
        <w:tc>
          <w:tcPr>
            <w:tcW w:w="2965" w:type="dxa"/>
          </w:tcPr>
          <w:p w14:paraId="14FFEFB2" w14:textId="77777777" w:rsidR="00EB34D8" w:rsidRDefault="00EB34D8" w:rsidP="00EF6F3F">
            <w:pPr>
              <w:rPr>
                <w:ins w:id="207" w:author="Steven Travers" w:date="2021-08-03T16:53:00Z"/>
                <w:i/>
                <w:iCs/>
                <w:sz w:val="24"/>
                <w:szCs w:val="24"/>
              </w:rPr>
            </w:pPr>
            <w:ins w:id="208" w:author="Steven Travers" w:date="2021-08-03T16:53:00Z">
              <w:r w:rsidRPr="00283FF5">
                <w:rPr>
                  <w:i/>
                  <w:iCs/>
                  <w:sz w:val="24"/>
                  <w:szCs w:val="24"/>
                </w:rPr>
                <w:t xml:space="preserve">Ranunculus </w:t>
              </w:r>
              <w:proofErr w:type="spellStart"/>
              <w:r w:rsidRPr="00283FF5">
                <w:rPr>
                  <w:i/>
                  <w:iCs/>
                  <w:sz w:val="24"/>
                  <w:szCs w:val="24"/>
                </w:rPr>
                <w:t>rhomboides</w:t>
              </w:r>
              <w:proofErr w:type="spellEnd"/>
            </w:ins>
          </w:p>
        </w:tc>
        <w:tc>
          <w:tcPr>
            <w:tcW w:w="3510" w:type="dxa"/>
          </w:tcPr>
          <w:p w14:paraId="399B48A5" w14:textId="77777777" w:rsidR="00EB34D8" w:rsidRPr="00627B9E" w:rsidRDefault="00EB34D8" w:rsidP="00EF6F3F">
            <w:pPr>
              <w:jc w:val="center"/>
              <w:rPr>
                <w:ins w:id="209" w:author="Steven Travers" w:date="2021-08-03T16:53:00Z"/>
                <w:sz w:val="24"/>
                <w:szCs w:val="24"/>
              </w:rPr>
            </w:pPr>
            <w:ins w:id="210" w:author="Steven Travers" w:date="2021-08-03T16:53:00Z">
              <w:r>
                <w:rPr>
                  <w:sz w:val="24"/>
                  <w:szCs w:val="24"/>
                </w:rPr>
                <w:t>0.234*</w:t>
              </w:r>
            </w:ins>
          </w:p>
        </w:tc>
        <w:tc>
          <w:tcPr>
            <w:tcW w:w="3240" w:type="dxa"/>
          </w:tcPr>
          <w:p w14:paraId="153EB8A3" w14:textId="77777777" w:rsidR="00EB34D8" w:rsidRPr="00627B9E" w:rsidRDefault="00EB34D8" w:rsidP="00EF6F3F">
            <w:pPr>
              <w:jc w:val="center"/>
              <w:rPr>
                <w:ins w:id="211" w:author="Steven Travers" w:date="2021-08-03T16:53:00Z"/>
                <w:sz w:val="24"/>
                <w:szCs w:val="24"/>
              </w:rPr>
            </w:pPr>
            <w:ins w:id="212" w:author="Steven Travers" w:date="2021-08-03T16:53:00Z">
              <w:r>
                <w:rPr>
                  <w:sz w:val="24"/>
                  <w:szCs w:val="24"/>
                </w:rPr>
                <w:t>0.981*</w:t>
              </w:r>
            </w:ins>
          </w:p>
        </w:tc>
      </w:tr>
      <w:tr w:rsidR="00EB34D8" w14:paraId="237FB318" w14:textId="77777777" w:rsidTr="00EF6F3F">
        <w:trPr>
          <w:ins w:id="213" w:author="Steven Travers" w:date="2021-08-03T16:53:00Z"/>
        </w:trPr>
        <w:tc>
          <w:tcPr>
            <w:tcW w:w="2965" w:type="dxa"/>
          </w:tcPr>
          <w:p w14:paraId="3F63457F" w14:textId="77777777" w:rsidR="00EB34D8" w:rsidRPr="00283FF5" w:rsidRDefault="00EB34D8" w:rsidP="00EF6F3F">
            <w:pPr>
              <w:rPr>
                <w:ins w:id="214" w:author="Steven Travers" w:date="2021-08-03T16:53:00Z"/>
                <w:i/>
                <w:iCs/>
                <w:sz w:val="24"/>
                <w:szCs w:val="24"/>
              </w:rPr>
            </w:pPr>
            <w:ins w:id="215" w:author="Steven Travers" w:date="2021-08-03T16:53:00Z">
              <w:r>
                <w:rPr>
                  <w:i/>
                  <w:iCs/>
                  <w:sz w:val="24"/>
                  <w:szCs w:val="24"/>
                </w:rPr>
                <w:t>Caltha palustris</w:t>
              </w:r>
            </w:ins>
          </w:p>
        </w:tc>
        <w:tc>
          <w:tcPr>
            <w:tcW w:w="3510" w:type="dxa"/>
          </w:tcPr>
          <w:p w14:paraId="5E6DFDFD" w14:textId="77777777" w:rsidR="00EB34D8" w:rsidRDefault="00EB34D8" w:rsidP="00EF6F3F">
            <w:pPr>
              <w:jc w:val="center"/>
              <w:rPr>
                <w:ins w:id="216" w:author="Steven Travers" w:date="2021-08-03T16:53:00Z"/>
                <w:sz w:val="24"/>
                <w:szCs w:val="24"/>
              </w:rPr>
            </w:pPr>
            <w:ins w:id="217" w:author="Steven Travers" w:date="2021-08-03T16:53:00Z">
              <w:r>
                <w:rPr>
                  <w:sz w:val="24"/>
                  <w:szCs w:val="24"/>
                </w:rPr>
                <w:t>0.014</w:t>
              </w:r>
            </w:ins>
          </w:p>
        </w:tc>
        <w:tc>
          <w:tcPr>
            <w:tcW w:w="3240" w:type="dxa"/>
          </w:tcPr>
          <w:p w14:paraId="3CB5BF7B" w14:textId="77777777" w:rsidR="00EB34D8" w:rsidRDefault="00EB34D8" w:rsidP="00EF6F3F">
            <w:pPr>
              <w:jc w:val="center"/>
              <w:rPr>
                <w:ins w:id="218" w:author="Steven Travers" w:date="2021-08-03T16:53:00Z"/>
                <w:sz w:val="24"/>
                <w:szCs w:val="24"/>
              </w:rPr>
            </w:pPr>
            <w:ins w:id="219" w:author="Steven Travers" w:date="2021-08-03T16:53:00Z">
              <w:r>
                <w:rPr>
                  <w:sz w:val="24"/>
                  <w:szCs w:val="24"/>
                </w:rPr>
                <w:t>0.913</w:t>
              </w:r>
            </w:ins>
          </w:p>
        </w:tc>
      </w:tr>
      <w:tr w:rsidR="00EB34D8" w14:paraId="5ACCF91B" w14:textId="77777777" w:rsidTr="00EF6F3F">
        <w:trPr>
          <w:ins w:id="220" w:author="Steven Travers" w:date="2021-08-03T16:53:00Z"/>
        </w:trPr>
        <w:tc>
          <w:tcPr>
            <w:tcW w:w="2965" w:type="dxa"/>
          </w:tcPr>
          <w:p w14:paraId="75065849" w14:textId="77777777" w:rsidR="00EB34D8" w:rsidRDefault="00EB34D8" w:rsidP="00EF6F3F">
            <w:pPr>
              <w:rPr>
                <w:ins w:id="221" w:author="Steven Travers" w:date="2021-08-03T16:53:00Z"/>
                <w:i/>
                <w:iCs/>
                <w:sz w:val="24"/>
                <w:szCs w:val="24"/>
              </w:rPr>
            </w:pPr>
            <w:proofErr w:type="spellStart"/>
            <w:ins w:id="222" w:author="Steven Travers" w:date="2021-08-03T16:53:00Z">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ins>
          </w:p>
        </w:tc>
        <w:tc>
          <w:tcPr>
            <w:tcW w:w="3510" w:type="dxa"/>
          </w:tcPr>
          <w:p w14:paraId="0F75EE0C" w14:textId="77777777" w:rsidR="00EB34D8" w:rsidRDefault="00EB34D8" w:rsidP="00EF6F3F">
            <w:pPr>
              <w:jc w:val="center"/>
              <w:rPr>
                <w:ins w:id="223" w:author="Steven Travers" w:date="2021-08-03T16:53:00Z"/>
                <w:sz w:val="24"/>
                <w:szCs w:val="24"/>
              </w:rPr>
            </w:pPr>
            <w:ins w:id="224" w:author="Steven Travers" w:date="2021-08-03T16:53:00Z">
              <w:r>
                <w:rPr>
                  <w:sz w:val="24"/>
                  <w:szCs w:val="24"/>
                </w:rPr>
                <w:t>0.653*</w:t>
              </w:r>
            </w:ins>
          </w:p>
        </w:tc>
        <w:tc>
          <w:tcPr>
            <w:tcW w:w="3240" w:type="dxa"/>
          </w:tcPr>
          <w:p w14:paraId="3A39E9D9" w14:textId="77777777" w:rsidR="00EB34D8" w:rsidRDefault="00EB34D8" w:rsidP="00EF6F3F">
            <w:pPr>
              <w:jc w:val="center"/>
              <w:rPr>
                <w:ins w:id="225" w:author="Steven Travers" w:date="2021-08-03T16:53:00Z"/>
                <w:sz w:val="24"/>
                <w:szCs w:val="24"/>
              </w:rPr>
            </w:pPr>
            <w:ins w:id="226" w:author="Steven Travers" w:date="2021-08-03T16:53:00Z">
              <w:r>
                <w:rPr>
                  <w:sz w:val="24"/>
                  <w:szCs w:val="24"/>
                </w:rPr>
                <w:t>1*</w:t>
              </w:r>
            </w:ins>
          </w:p>
        </w:tc>
      </w:tr>
      <w:tr w:rsidR="00EB34D8" w14:paraId="0317E318" w14:textId="77777777" w:rsidTr="00EF6F3F">
        <w:trPr>
          <w:ins w:id="227" w:author="Steven Travers" w:date="2021-08-03T16:53:00Z"/>
        </w:trPr>
        <w:tc>
          <w:tcPr>
            <w:tcW w:w="2965" w:type="dxa"/>
          </w:tcPr>
          <w:p w14:paraId="047D6165" w14:textId="77777777" w:rsidR="00EB34D8" w:rsidRPr="00283FF5" w:rsidRDefault="00EB34D8" w:rsidP="00EF6F3F">
            <w:pPr>
              <w:rPr>
                <w:ins w:id="228" w:author="Steven Travers" w:date="2021-08-03T16:53:00Z"/>
                <w:i/>
                <w:iCs/>
                <w:sz w:val="24"/>
                <w:szCs w:val="24"/>
              </w:rPr>
            </w:pPr>
            <w:ins w:id="229" w:author="Steven Travers" w:date="2021-08-03T16:53:00Z">
              <w:r w:rsidRPr="00283FF5">
                <w:rPr>
                  <w:i/>
                  <w:iCs/>
                  <w:sz w:val="24"/>
                  <w:szCs w:val="24"/>
                </w:rPr>
                <w:t xml:space="preserve">Ranunculus </w:t>
              </w:r>
              <w:proofErr w:type="spellStart"/>
              <w:r w:rsidRPr="00283FF5">
                <w:rPr>
                  <w:i/>
                  <w:iCs/>
                  <w:sz w:val="24"/>
                  <w:szCs w:val="24"/>
                </w:rPr>
                <w:t>abortivus</w:t>
              </w:r>
              <w:proofErr w:type="spellEnd"/>
            </w:ins>
          </w:p>
        </w:tc>
        <w:tc>
          <w:tcPr>
            <w:tcW w:w="3510" w:type="dxa"/>
          </w:tcPr>
          <w:p w14:paraId="590E1856" w14:textId="77777777" w:rsidR="00EB34D8" w:rsidRDefault="00EB34D8" w:rsidP="00EF6F3F">
            <w:pPr>
              <w:jc w:val="center"/>
              <w:rPr>
                <w:ins w:id="230" w:author="Steven Travers" w:date="2021-08-03T16:53:00Z"/>
                <w:sz w:val="24"/>
                <w:szCs w:val="24"/>
              </w:rPr>
            </w:pPr>
            <w:ins w:id="231" w:author="Steven Travers" w:date="2021-08-03T16:53:00Z">
              <w:r>
                <w:rPr>
                  <w:sz w:val="24"/>
                  <w:szCs w:val="24"/>
                </w:rPr>
                <w:t>0</w:t>
              </w:r>
            </w:ins>
          </w:p>
        </w:tc>
        <w:tc>
          <w:tcPr>
            <w:tcW w:w="3240" w:type="dxa"/>
          </w:tcPr>
          <w:p w14:paraId="0CC8815F" w14:textId="77777777" w:rsidR="00EB34D8" w:rsidRDefault="00EB34D8" w:rsidP="00EF6F3F">
            <w:pPr>
              <w:jc w:val="center"/>
              <w:rPr>
                <w:ins w:id="232" w:author="Steven Travers" w:date="2021-08-03T16:53:00Z"/>
                <w:sz w:val="24"/>
                <w:szCs w:val="24"/>
              </w:rPr>
            </w:pPr>
            <w:ins w:id="233" w:author="Steven Travers" w:date="2021-08-03T16:53:00Z">
              <w:r>
                <w:rPr>
                  <w:sz w:val="24"/>
                  <w:szCs w:val="24"/>
                </w:rPr>
                <w:t>0.679</w:t>
              </w:r>
            </w:ins>
          </w:p>
        </w:tc>
      </w:tr>
      <w:tr w:rsidR="00EB34D8" w14:paraId="37271A66" w14:textId="77777777" w:rsidTr="00EF6F3F">
        <w:trPr>
          <w:ins w:id="234" w:author="Steven Travers" w:date="2021-08-03T16:53:00Z"/>
        </w:trPr>
        <w:tc>
          <w:tcPr>
            <w:tcW w:w="2965" w:type="dxa"/>
          </w:tcPr>
          <w:p w14:paraId="466FD16E" w14:textId="77777777" w:rsidR="00EB34D8" w:rsidRPr="00283FF5" w:rsidRDefault="00EB34D8" w:rsidP="00EF6F3F">
            <w:pPr>
              <w:rPr>
                <w:ins w:id="235" w:author="Steven Travers" w:date="2021-08-03T16:53:00Z"/>
                <w:i/>
                <w:iCs/>
                <w:sz w:val="24"/>
                <w:szCs w:val="24"/>
              </w:rPr>
            </w:pPr>
            <w:ins w:id="236" w:author="Steven Travers" w:date="2021-08-03T16:53:00Z">
              <w:r>
                <w:rPr>
                  <w:i/>
                  <w:iCs/>
                  <w:sz w:val="24"/>
                  <w:szCs w:val="24"/>
                </w:rPr>
                <w:t xml:space="preserve">Lithospermum </w:t>
              </w:r>
              <w:proofErr w:type="spellStart"/>
              <w:r>
                <w:rPr>
                  <w:i/>
                  <w:iCs/>
                  <w:sz w:val="24"/>
                  <w:szCs w:val="24"/>
                </w:rPr>
                <w:t>canescens</w:t>
              </w:r>
              <w:proofErr w:type="spellEnd"/>
            </w:ins>
          </w:p>
        </w:tc>
        <w:tc>
          <w:tcPr>
            <w:tcW w:w="3510" w:type="dxa"/>
          </w:tcPr>
          <w:p w14:paraId="4AC24E44" w14:textId="77777777" w:rsidR="00EB34D8" w:rsidRDefault="00EB34D8" w:rsidP="00EF6F3F">
            <w:pPr>
              <w:jc w:val="center"/>
              <w:rPr>
                <w:ins w:id="237" w:author="Steven Travers" w:date="2021-08-03T16:53:00Z"/>
                <w:sz w:val="24"/>
                <w:szCs w:val="24"/>
              </w:rPr>
            </w:pPr>
            <w:ins w:id="238" w:author="Steven Travers" w:date="2021-08-03T16:53:00Z">
              <w:r>
                <w:rPr>
                  <w:sz w:val="24"/>
                  <w:szCs w:val="24"/>
                </w:rPr>
                <w:t>0.012</w:t>
              </w:r>
            </w:ins>
          </w:p>
        </w:tc>
        <w:tc>
          <w:tcPr>
            <w:tcW w:w="3240" w:type="dxa"/>
          </w:tcPr>
          <w:p w14:paraId="1B41675D" w14:textId="77777777" w:rsidR="00EB34D8" w:rsidRDefault="00EB34D8" w:rsidP="00EF6F3F">
            <w:pPr>
              <w:jc w:val="center"/>
              <w:rPr>
                <w:ins w:id="239" w:author="Steven Travers" w:date="2021-08-03T16:53:00Z"/>
                <w:sz w:val="24"/>
                <w:szCs w:val="24"/>
              </w:rPr>
            </w:pPr>
            <w:ins w:id="240" w:author="Steven Travers" w:date="2021-08-03T16:53:00Z">
              <w:r>
                <w:rPr>
                  <w:sz w:val="24"/>
                  <w:szCs w:val="24"/>
                </w:rPr>
                <w:t>0.899</w:t>
              </w:r>
            </w:ins>
          </w:p>
        </w:tc>
      </w:tr>
      <w:tr w:rsidR="00EB34D8" w14:paraId="419F120C" w14:textId="77777777" w:rsidTr="00EF6F3F">
        <w:trPr>
          <w:ins w:id="241" w:author="Steven Travers" w:date="2021-08-03T16:53:00Z"/>
        </w:trPr>
        <w:tc>
          <w:tcPr>
            <w:tcW w:w="2965" w:type="dxa"/>
          </w:tcPr>
          <w:p w14:paraId="722C9D0F" w14:textId="77777777" w:rsidR="00EB34D8" w:rsidRDefault="00EB34D8" w:rsidP="00EF6F3F">
            <w:pPr>
              <w:rPr>
                <w:ins w:id="242" w:author="Steven Travers" w:date="2021-08-03T16:53:00Z"/>
                <w:i/>
                <w:iCs/>
                <w:sz w:val="24"/>
                <w:szCs w:val="24"/>
              </w:rPr>
            </w:pPr>
            <w:ins w:id="243" w:author="Steven Travers" w:date="2021-08-03T16:53:00Z">
              <w:r w:rsidRPr="00283FF5">
                <w:rPr>
                  <w:i/>
                  <w:iCs/>
                  <w:sz w:val="24"/>
                  <w:szCs w:val="24"/>
                </w:rPr>
                <w:t xml:space="preserve">Oxalis </w:t>
              </w:r>
              <w:proofErr w:type="spellStart"/>
              <w:r w:rsidRPr="00283FF5">
                <w:rPr>
                  <w:i/>
                  <w:iCs/>
                  <w:sz w:val="24"/>
                  <w:szCs w:val="24"/>
                </w:rPr>
                <w:t>violacea</w:t>
              </w:r>
              <w:proofErr w:type="spellEnd"/>
            </w:ins>
          </w:p>
        </w:tc>
        <w:tc>
          <w:tcPr>
            <w:tcW w:w="3510" w:type="dxa"/>
          </w:tcPr>
          <w:p w14:paraId="349238C5" w14:textId="77777777" w:rsidR="00EB34D8" w:rsidRDefault="00EB34D8" w:rsidP="00EF6F3F">
            <w:pPr>
              <w:jc w:val="center"/>
              <w:rPr>
                <w:ins w:id="244" w:author="Steven Travers" w:date="2021-08-03T16:53:00Z"/>
                <w:sz w:val="24"/>
                <w:szCs w:val="24"/>
              </w:rPr>
            </w:pPr>
            <w:ins w:id="245" w:author="Steven Travers" w:date="2021-08-03T16:53:00Z">
              <w:r>
                <w:rPr>
                  <w:sz w:val="24"/>
                  <w:szCs w:val="24"/>
                </w:rPr>
                <w:t>0.069*</w:t>
              </w:r>
            </w:ins>
          </w:p>
        </w:tc>
        <w:tc>
          <w:tcPr>
            <w:tcW w:w="3240" w:type="dxa"/>
          </w:tcPr>
          <w:p w14:paraId="68989BD4" w14:textId="77777777" w:rsidR="00EB34D8" w:rsidRDefault="00EB34D8" w:rsidP="00EF6F3F">
            <w:pPr>
              <w:jc w:val="center"/>
              <w:rPr>
                <w:ins w:id="246" w:author="Steven Travers" w:date="2021-08-03T16:53:00Z"/>
                <w:sz w:val="24"/>
                <w:szCs w:val="24"/>
              </w:rPr>
            </w:pPr>
            <w:ins w:id="247" w:author="Steven Travers" w:date="2021-08-03T16:53:00Z">
              <w:r>
                <w:rPr>
                  <w:sz w:val="24"/>
                  <w:szCs w:val="24"/>
                </w:rPr>
                <w:t>0.904</w:t>
              </w:r>
            </w:ins>
          </w:p>
        </w:tc>
      </w:tr>
      <w:tr w:rsidR="00EB34D8" w14:paraId="571DF2CA" w14:textId="77777777" w:rsidTr="00EF6F3F">
        <w:trPr>
          <w:ins w:id="248" w:author="Steven Travers" w:date="2021-08-03T16:53:00Z"/>
        </w:trPr>
        <w:tc>
          <w:tcPr>
            <w:tcW w:w="2965" w:type="dxa"/>
          </w:tcPr>
          <w:p w14:paraId="0E841DC5" w14:textId="77777777" w:rsidR="00EB34D8" w:rsidRPr="00283FF5" w:rsidRDefault="00EB34D8" w:rsidP="00EF6F3F">
            <w:pPr>
              <w:rPr>
                <w:ins w:id="249" w:author="Steven Travers" w:date="2021-08-03T16:53:00Z"/>
                <w:i/>
                <w:iCs/>
                <w:sz w:val="24"/>
                <w:szCs w:val="24"/>
              </w:rPr>
            </w:pPr>
            <w:ins w:id="250" w:author="Steven Travers" w:date="2021-08-03T16:53:00Z">
              <w:r w:rsidRPr="00283FF5">
                <w:rPr>
                  <w:i/>
                  <w:iCs/>
                  <w:sz w:val="24"/>
                  <w:szCs w:val="24"/>
                </w:rPr>
                <w:t xml:space="preserve">Trillium </w:t>
              </w:r>
              <w:proofErr w:type="spellStart"/>
              <w:r w:rsidRPr="00283FF5">
                <w:rPr>
                  <w:i/>
                  <w:iCs/>
                  <w:sz w:val="24"/>
                  <w:szCs w:val="24"/>
                </w:rPr>
                <w:t>cernuum</w:t>
              </w:r>
              <w:proofErr w:type="spellEnd"/>
            </w:ins>
          </w:p>
        </w:tc>
        <w:tc>
          <w:tcPr>
            <w:tcW w:w="3510" w:type="dxa"/>
          </w:tcPr>
          <w:p w14:paraId="7D76C603" w14:textId="77777777" w:rsidR="00EB34D8" w:rsidRDefault="00EB34D8" w:rsidP="00EF6F3F">
            <w:pPr>
              <w:jc w:val="center"/>
              <w:rPr>
                <w:ins w:id="251" w:author="Steven Travers" w:date="2021-08-03T16:53:00Z"/>
                <w:sz w:val="24"/>
                <w:szCs w:val="24"/>
              </w:rPr>
            </w:pPr>
            <w:ins w:id="252" w:author="Steven Travers" w:date="2021-08-03T16:53:00Z">
              <w:r>
                <w:rPr>
                  <w:sz w:val="24"/>
                  <w:szCs w:val="24"/>
                </w:rPr>
                <w:t>0.528*</w:t>
              </w:r>
            </w:ins>
          </w:p>
        </w:tc>
        <w:tc>
          <w:tcPr>
            <w:tcW w:w="3240" w:type="dxa"/>
          </w:tcPr>
          <w:p w14:paraId="50974AD0" w14:textId="77777777" w:rsidR="00EB34D8" w:rsidRDefault="00EB34D8" w:rsidP="00EF6F3F">
            <w:pPr>
              <w:jc w:val="center"/>
              <w:rPr>
                <w:ins w:id="253" w:author="Steven Travers" w:date="2021-08-03T16:53:00Z"/>
                <w:sz w:val="24"/>
                <w:szCs w:val="24"/>
              </w:rPr>
            </w:pPr>
            <w:ins w:id="254" w:author="Steven Travers" w:date="2021-08-03T16:53:00Z">
              <w:r>
                <w:rPr>
                  <w:sz w:val="24"/>
                  <w:szCs w:val="24"/>
                </w:rPr>
                <w:t>1*</w:t>
              </w:r>
            </w:ins>
          </w:p>
        </w:tc>
      </w:tr>
      <w:tr w:rsidR="00EB34D8" w14:paraId="7FB88ADF" w14:textId="77777777" w:rsidTr="00EF6F3F">
        <w:trPr>
          <w:ins w:id="255" w:author="Steven Travers" w:date="2021-08-03T16:53:00Z"/>
        </w:trPr>
        <w:tc>
          <w:tcPr>
            <w:tcW w:w="2965" w:type="dxa"/>
          </w:tcPr>
          <w:p w14:paraId="32F8186F" w14:textId="77777777" w:rsidR="00EB34D8" w:rsidRPr="00283FF5" w:rsidRDefault="00EB34D8" w:rsidP="00EF6F3F">
            <w:pPr>
              <w:rPr>
                <w:ins w:id="256" w:author="Steven Travers" w:date="2021-08-03T16:53:00Z"/>
                <w:i/>
                <w:iCs/>
                <w:sz w:val="24"/>
                <w:szCs w:val="24"/>
              </w:rPr>
            </w:pPr>
            <w:ins w:id="257" w:author="Steven Travers" w:date="2021-08-03T16:53:00Z">
              <w:r w:rsidRPr="00283FF5">
                <w:rPr>
                  <w:i/>
                  <w:iCs/>
                  <w:sz w:val="24"/>
                  <w:szCs w:val="24"/>
                </w:rPr>
                <w:t>Sisyrinchium angustifolium</w:t>
              </w:r>
            </w:ins>
          </w:p>
        </w:tc>
        <w:tc>
          <w:tcPr>
            <w:tcW w:w="3510" w:type="dxa"/>
          </w:tcPr>
          <w:p w14:paraId="72CE271F" w14:textId="77777777" w:rsidR="00EB34D8" w:rsidRDefault="00EB34D8" w:rsidP="00EF6F3F">
            <w:pPr>
              <w:jc w:val="center"/>
              <w:rPr>
                <w:ins w:id="258" w:author="Steven Travers" w:date="2021-08-03T16:53:00Z"/>
                <w:sz w:val="24"/>
                <w:szCs w:val="24"/>
              </w:rPr>
            </w:pPr>
            <w:ins w:id="259" w:author="Steven Travers" w:date="2021-08-03T16:53:00Z">
              <w:r>
                <w:rPr>
                  <w:sz w:val="24"/>
                  <w:szCs w:val="24"/>
                </w:rPr>
                <w:t>0.01</w:t>
              </w:r>
            </w:ins>
          </w:p>
        </w:tc>
        <w:tc>
          <w:tcPr>
            <w:tcW w:w="3240" w:type="dxa"/>
          </w:tcPr>
          <w:p w14:paraId="69BFD76E" w14:textId="77777777" w:rsidR="00EB34D8" w:rsidRDefault="00EB34D8" w:rsidP="00EF6F3F">
            <w:pPr>
              <w:jc w:val="center"/>
              <w:rPr>
                <w:ins w:id="260" w:author="Steven Travers" w:date="2021-08-03T16:53:00Z"/>
                <w:sz w:val="24"/>
                <w:szCs w:val="24"/>
              </w:rPr>
            </w:pPr>
            <w:ins w:id="261" w:author="Steven Travers" w:date="2021-08-03T16:53:00Z">
              <w:r>
                <w:rPr>
                  <w:sz w:val="24"/>
                  <w:szCs w:val="24"/>
                </w:rPr>
                <w:t>0.836</w:t>
              </w:r>
            </w:ins>
          </w:p>
        </w:tc>
      </w:tr>
      <w:tr w:rsidR="00EB34D8" w14:paraId="329C7941" w14:textId="77777777" w:rsidTr="00EF6F3F">
        <w:trPr>
          <w:ins w:id="262" w:author="Steven Travers" w:date="2021-08-03T16:53:00Z"/>
        </w:trPr>
        <w:tc>
          <w:tcPr>
            <w:tcW w:w="2965" w:type="dxa"/>
          </w:tcPr>
          <w:p w14:paraId="65B48D23" w14:textId="77777777" w:rsidR="00EB34D8" w:rsidRPr="00283FF5" w:rsidRDefault="00EB34D8" w:rsidP="00EF6F3F">
            <w:pPr>
              <w:rPr>
                <w:ins w:id="263" w:author="Steven Travers" w:date="2021-08-03T16:53:00Z"/>
                <w:i/>
                <w:iCs/>
                <w:sz w:val="24"/>
                <w:szCs w:val="24"/>
              </w:rPr>
            </w:pPr>
            <w:ins w:id="264" w:author="Steven Travers" w:date="2021-08-03T16:53:00Z">
              <w:r w:rsidRPr="00283FF5">
                <w:rPr>
                  <w:i/>
                  <w:iCs/>
                  <w:sz w:val="24"/>
                  <w:szCs w:val="24"/>
                </w:rPr>
                <w:t xml:space="preserve">Lithospermum </w:t>
              </w:r>
              <w:proofErr w:type="spellStart"/>
              <w:r w:rsidRPr="00283FF5">
                <w:rPr>
                  <w:i/>
                  <w:iCs/>
                  <w:sz w:val="24"/>
                  <w:szCs w:val="24"/>
                </w:rPr>
                <w:t>incisum</w:t>
              </w:r>
              <w:proofErr w:type="spellEnd"/>
            </w:ins>
          </w:p>
        </w:tc>
        <w:tc>
          <w:tcPr>
            <w:tcW w:w="3510" w:type="dxa"/>
          </w:tcPr>
          <w:p w14:paraId="5A9768EE" w14:textId="77777777" w:rsidR="00EB34D8" w:rsidRDefault="00EB34D8" w:rsidP="00EF6F3F">
            <w:pPr>
              <w:jc w:val="center"/>
              <w:rPr>
                <w:ins w:id="265" w:author="Steven Travers" w:date="2021-08-03T16:53:00Z"/>
                <w:sz w:val="24"/>
                <w:szCs w:val="24"/>
              </w:rPr>
            </w:pPr>
            <w:ins w:id="266" w:author="Steven Travers" w:date="2021-08-03T16:53:00Z">
              <w:r>
                <w:rPr>
                  <w:sz w:val="24"/>
                  <w:szCs w:val="24"/>
                </w:rPr>
                <w:t>0.302*</w:t>
              </w:r>
            </w:ins>
          </w:p>
        </w:tc>
        <w:tc>
          <w:tcPr>
            <w:tcW w:w="3240" w:type="dxa"/>
          </w:tcPr>
          <w:p w14:paraId="7DA15DE8" w14:textId="77777777" w:rsidR="00EB34D8" w:rsidRDefault="00EB34D8" w:rsidP="00EF6F3F">
            <w:pPr>
              <w:jc w:val="center"/>
              <w:rPr>
                <w:ins w:id="267" w:author="Steven Travers" w:date="2021-08-03T16:53:00Z"/>
                <w:sz w:val="24"/>
                <w:szCs w:val="24"/>
              </w:rPr>
            </w:pPr>
            <w:ins w:id="268" w:author="Steven Travers" w:date="2021-08-03T16:53:00Z">
              <w:r>
                <w:rPr>
                  <w:sz w:val="24"/>
                  <w:szCs w:val="24"/>
                </w:rPr>
                <w:t>0.998*</w:t>
              </w:r>
            </w:ins>
          </w:p>
        </w:tc>
      </w:tr>
      <w:tr w:rsidR="00EB34D8" w14:paraId="0239DF83" w14:textId="77777777" w:rsidTr="00EF6F3F">
        <w:trPr>
          <w:ins w:id="269" w:author="Steven Travers" w:date="2021-08-03T16:53:00Z"/>
        </w:trPr>
        <w:tc>
          <w:tcPr>
            <w:tcW w:w="2965" w:type="dxa"/>
          </w:tcPr>
          <w:p w14:paraId="37E482B6" w14:textId="77777777" w:rsidR="00EB34D8" w:rsidRPr="00283FF5" w:rsidRDefault="00EB34D8" w:rsidP="00EF6F3F">
            <w:pPr>
              <w:rPr>
                <w:ins w:id="270" w:author="Steven Travers" w:date="2021-08-03T16:53:00Z"/>
                <w:i/>
                <w:iCs/>
                <w:sz w:val="24"/>
                <w:szCs w:val="24"/>
              </w:rPr>
            </w:pPr>
            <w:proofErr w:type="spellStart"/>
            <w:ins w:id="271" w:author="Steven Travers" w:date="2021-08-03T16:53:00Z">
              <w:r w:rsidRPr="00283FF5">
                <w:rPr>
                  <w:i/>
                  <w:iCs/>
                  <w:sz w:val="24"/>
                  <w:szCs w:val="24"/>
                </w:rPr>
                <w:t>Pedicularis</w:t>
              </w:r>
              <w:proofErr w:type="spellEnd"/>
              <w:r w:rsidRPr="00283FF5">
                <w:rPr>
                  <w:i/>
                  <w:iCs/>
                  <w:sz w:val="24"/>
                  <w:szCs w:val="24"/>
                </w:rPr>
                <w:t xml:space="preserve"> canadensis</w:t>
              </w:r>
            </w:ins>
          </w:p>
        </w:tc>
        <w:tc>
          <w:tcPr>
            <w:tcW w:w="3510" w:type="dxa"/>
          </w:tcPr>
          <w:p w14:paraId="547760A0" w14:textId="77777777" w:rsidR="00EB34D8" w:rsidRDefault="00EB34D8" w:rsidP="00EF6F3F">
            <w:pPr>
              <w:jc w:val="center"/>
              <w:rPr>
                <w:ins w:id="272" w:author="Steven Travers" w:date="2021-08-03T16:53:00Z"/>
                <w:sz w:val="24"/>
                <w:szCs w:val="24"/>
              </w:rPr>
            </w:pPr>
            <w:ins w:id="273" w:author="Steven Travers" w:date="2021-08-03T16:53:00Z">
              <w:r>
                <w:rPr>
                  <w:sz w:val="24"/>
                  <w:szCs w:val="24"/>
                </w:rPr>
                <w:t>0.656*</w:t>
              </w:r>
            </w:ins>
          </w:p>
        </w:tc>
        <w:tc>
          <w:tcPr>
            <w:tcW w:w="3240" w:type="dxa"/>
          </w:tcPr>
          <w:p w14:paraId="02C2B22B" w14:textId="77777777" w:rsidR="00EB34D8" w:rsidRDefault="00EB34D8" w:rsidP="00EF6F3F">
            <w:pPr>
              <w:jc w:val="center"/>
              <w:rPr>
                <w:ins w:id="274" w:author="Steven Travers" w:date="2021-08-03T16:53:00Z"/>
                <w:sz w:val="24"/>
                <w:szCs w:val="24"/>
              </w:rPr>
            </w:pPr>
            <w:ins w:id="275" w:author="Steven Travers" w:date="2021-08-03T16:53:00Z">
              <w:r>
                <w:rPr>
                  <w:sz w:val="24"/>
                  <w:szCs w:val="24"/>
                </w:rPr>
                <w:t>1*</w:t>
              </w:r>
            </w:ins>
          </w:p>
        </w:tc>
      </w:tr>
      <w:tr w:rsidR="00EB34D8" w14:paraId="5E9E503D" w14:textId="77777777" w:rsidTr="00EF6F3F">
        <w:trPr>
          <w:ins w:id="276" w:author="Steven Travers" w:date="2021-08-03T16:53:00Z"/>
        </w:trPr>
        <w:tc>
          <w:tcPr>
            <w:tcW w:w="2965" w:type="dxa"/>
          </w:tcPr>
          <w:p w14:paraId="01404770" w14:textId="77777777" w:rsidR="00EB34D8" w:rsidRPr="00283FF5" w:rsidRDefault="00EB34D8" w:rsidP="00EF6F3F">
            <w:pPr>
              <w:rPr>
                <w:ins w:id="277" w:author="Steven Travers" w:date="2021-08-03T16:53:00Z"/>
                <w:i/>
                <w:iCs/>
                <w:sz w:val="24"/>
                <w:szCs w:val="24"/>
              </w:rPr>
            </w:pPr>
            <w:proofErr w:type="spellStart"/>
            <w:ins w:id="278" w:author="Steven Travers" w:date="2021-08-03T16:53:00Z">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ins>
          </w:p>
        </w:tc>
        <w:tc>
          <w:tcPr>
            <w:tcW w:w="3510" w:type="dxa"/>
          </w:tcPr>
          <w:p w14:paraId="1A01498F" w14:textId="77777777" w:rsidR="00EB34D8" w:rsidRDefault="00EB34D8" w:rsidP="00EF6F3F">
            <w:pPr>
              <w:jc w:val="center"/>
              <w:rPr>
                <w:ins w:id="279" w:author="Steven Travers" w:date="2021-08-03T16:53:00Z"/>
                <w:sz w:val="24"/>
                <w:szCs w:val="24"/>
              </w:rPr>
            </w:pPr>
            <w:ins w:id="280" w:author="Steven Travers" w:date="2021-08-03T16:53:00Z">
              <w:r>
                <w:rPr>
                  <w:sz w:val="24"/>
                  <w:szCs w:val="24"/>
                </w:rPr>
                <w:t>0.264*</w:t>
              </w:r>
            </w:ins>
          </w:p>
        </w:tc>
        <w:tc>
          <w:tcPr>
            <w:tcW w:w="3240" w:type="dxa"/>
          </w:tcPr>
          <w:p w14:paraId="3E6FB5CD" w14:textId="77777777" w:rsidR="00EB34D8" w:rsidRDefault="00EB34D8" w:rsidP="00EF6F3F">
            <w:pPr>
              <w:jc w:val="center"/>
              <w:rPr>
                <w:ins w:id="281" w:author="Steven Travers" w:date="2021-08-03T16:53:00Z"/>
                <w:sz w:val="24"/>
                <w:szCs w:val="24"/>
              </w:rPr>
            </w:pPr>
            <w:ins w:id="282" w:author="Steven Travers" w:date="2021-08-03T16:53:00Z">
              <w:r>
                <w:rPr>
                  <w:sz w:val="24"/>
                  <w:szCs w:val="24"/>
                </w:rPr>
                <w:t>0.996*</w:t>
              </w:r>
            </w:ins>
          </w:p>
        </w:tc>
      </w:tr>
      <w:tr w:rsidR="00EB34D8" w14:paraId="155904E2" w14:textId="77777777" w:rsidTr="00EF6F3F">
        <w:trPr>
          <w:ins w:id="283" w:author="Steven Travers" w:date="2021-08-03T16:53:00Z"/>
        </w:trPr>
        <w:tc>
          <w:tcPr>
            <w:tcW w:w="2965" w:type="dxa"/>
          </w:tcPr>
          <w:p w14:paraId="7A791B09" w14:textId="77777777" w:rsidR="00EB34D8" w:rsidRPr="00283FF5" w:rsidRDefault="00EB34D8" w:rsidP="00EF6F3F">
            <w:pPr>
              <w:rPr>
                <w:ins w:id="284" w:author="Steven Travers" w:date="2021-08-03T16:53:00Z"/>
                <w:i/>
                <w:iCs/>
                <w:sz w:val="24"/>
                <w:szCs w:val="24"/>
              </w:rPr>
            </w:pPr>
            <w:ins w:id="285" w:author="Steven Travers" w:date="2021-08-03T16:53:00Z">
              <w:r w:rsidRPr="00283FF5">
                <w:rPr>
                  <w:i/>
                  <w:iCs/>
                  <w:sz w:val="24"/>
                  <w:szCs w:val="24"/>
                </w:rPr>
                <w:t>Vicia americana</w:t>
              </w:r>
            </w:ins>
          </w:p>
        </w:tc>
        <w:tc>
          <w:tcPr>
            <w:tcW w:w="3510" w:type="dxa"/>
          </w:tcPr>
          <w:p w14:paraId="130F112C" w14:textId="77777777" w:rsidR="00EB34D8" w:rsidRDefault="00EB34D8" w:rsidP="00EF6F3F">
            <w:pPr>
              <w:jc w:val="center"/>
              <w:rPr>
                <w:ins w:id="286" w:author="Steven Travers" w:date="2021-08-03T16:53:00Z"/>
                <w:sz w:val="24"/>
                <w:szCs w:val="24"/>
              </w:rPr>
            </w:pPr>
            <w:ins w:id="287" w:author="Steven Travers" w:date="2021-08-03T16:53:00Z">
              <w:r>
                <w:rPr>
                  <w:sz w:val="24"/>
                  <w:szCs w:val="24"/>
                </w:rPr>
                <w:t>0.361*</w:t>
              </w:r>
            </w:ins>
          </w:p>
        </w:tc>
        <w:tc>
          <w:tcPr>
            <w:tcW w:w="3240" w:type="dxa"/>
          </w:tcPr>
          <w:p w14:paraId="441283D9" w14:textId="77777777" w:rsidR="00EB34D8" w:rsidRDefault="00EB34D8" w:rsidP="00EF6F3F">
            <w:pPr>
              <w:jc w:val="center"/>
              <w:rPr>
                <w:ins w:id="288" w:author="Steven Travers" w:date="2021-08-03T16:53:00Z"/>
                <w:sz w:val="24"/>
                <w:szCs w:val="24"/>
              </w:rPr>
            </w:pPr>
            <w:ins w:id="289" w:author="Steven Travers" w:date="2021-08-03T16:53:00Z">
              <w:r>
                <w:rPr>
                  <w:sz w:val="24"/>
                  <w:szCs w:val="24"/>
                </w:rPr>
                <w:t>1*</w:t>
              </w:r>
            </w:ins>
          </w:p>
        </w:tc>
      </w:tr>
      <w:tr w:rsidR="00EB34D8" w14:paraId="45D7DC07" w14:textId="77777777" w:rsidTr="00EF6F3F">
        <w:trPr>
          <w:ins w:id="290" w:author="Steven Travers" w:date="2021-08-03T16:53:00Z"/>
        </w:trPr>
        <w:tc>
          <w:tcPr>
            <w:tcW w:w="2965" w:type="dxa"/>
          </w:tcPr>
          <w:p w14:paraId="131D1EE8" w14:textId="77777777" w:rsidR="00EB34D8" w:rsidRPr="00283FF5" w:rsidRDefault="00EB34D8" w:rsidP="00EF6F3F">
            <w:pPr>
              <w:rPr>
                <w:ins w:id="291" w:author="Steven Travers" w:date="2021-08-03T16:53:00Z"/>
                <w:i/>
                <w:iCs/>
                <w:sz w:val="24"/>
                <w:szCs w:val="24"/>
              </w:rPr>
            </w:pPr>
            <w:ins w:id="292" w:author="Steven Travers" w:date="2021-08-03T16:53:00Z">
              <w:r w:rsidRPr="00283FF5">
                <w:rPr>
                  <w:i/>
                  <w:iCs/>
                  <w:sz w:val="24"/>
                  <w:szCs w:val="24"/>
                </w:rPr>
                <w:t xml:space="preserve">Cypripedium </w:t>
              </w:r>
              <w:proofErr w:type="spellStart"/>
              <w:r w:rsidRPr="00283FF5">
                <w:rPr>
                  <w:i/>
                  <w:iCs/>
                  <w:sz w:val="24"/>
                  <w:szCs w:val="24"/>
                </w:rPr>
                <w:t>candidum</w:t>
              </w:r>
              <w:proofErr w:type="spellEnd"/>
            </w:ins>
          </w:p>
        </w:tc>
        <w:tc>
          <w:tcPr>
            <w:tcW w:w="3510" w:type="dxa"/>
          </w:tcPr>
          <w:p w14:paraId="5F3764B9" w14:textId="77777777" w:rsidR="00EB34D8" w:rsidRDefault="00EB34D8" w:rsidP="00EF6F3F">
            <w:pPr>
              <w:jc w:val="center"/>
              <w:rPr>
                <w:ins w:id="293" w:author="Steven Travers" w:date="2021-08-03T16:53:00Z"/>
                <w:sz w:val="24"/>
                <w:szCs w:val="24"/>
              </w:rPr>
            </w:pPr>
            <w:ins w:id="294" w:author="Steven Travers" w:date="2021-08-03T16:53:00Z">
              <w:r>
                <w:rPr>
                  <w:sz w:val="24"/>
                  <w:szCs w:val="24"/>
                </w:rPr>
                <w:t>0.736*</w:t>
              </w:r>
            </w:ins>
          </w:p>
        </w:tc>
        <w:tc>
          <w:tcPr>
            <w:tcW w:w="3240" w:type="dxa"/>
          </w:tcPr>
          <w:p w14:paraId="6B20011E" w14:textId="77777777" w:rsidR="00EB34D8" w:rsidRDefault="00EB34D8" w:rsidP="00EF6F3F">
            <w:pPr>
              <w:jc w:val="center"/>
              <w:rPr>
                <w:ins w:id="295" w:author="Steven Travers" w:date="2021-08-03T16:53:00Z"/>
                <w:sz w:val="24"/>
                <w:szCs w:val="24"/>
              </w:rPr>
            </w:pPr>
            <w:ins w:id="296" w:author="Steven Travers" w:date="2021-08-03T16:53:00Z">
              <w:r>
                <w:rPr>
                  <w:sz w:val="24"/>
                  <w:szCs w:val="24"/>
                </w:rPr>
                <w:t>1*</w:t>
              </w:r>
            </w:ins>
          </w:p>
        </w:tc>
      </w:tr>
      <w:tr w:rsidR="00EB34D8" w:rsidRPr="00FD6FC7" w14:paraId="7F553EF5" w14:textId="77777777" w:rsidTr="00EF6F3F">
        <w:trPr>
          <w:ins w:id="297" w:author="Steven Travers" w:date="2021-08-03T16:53:00Z"/>
        </w:trPr>
        <w:tc>
          <w:tcPr>
            <w:tcW w:w="2965" w:type="dxa"/>
          </w:tcPr>
          <w:p w14:paraId="0520C366" w14:textId="77777777" w:rsidR="00EB34D8" w:rsidRPr="00283FF5" w:rsidRDefault="00EB34D8" w:rsidP="00EF6F3F">
            <w:pPr>
              <w:rPr>
                <w:ins w:id="298" w:author="Steven Travers" w:date="2021-08-03T16:53:00Z"/>
                <w:i/>
                <w:iCs/>
                <w:sz w:val="24"/>
                <w:szCs w:val="24"/>
              </w:rPr>
            </w:pPr>
            <w:ins w:id="299" w:author="Steven Travers" w:date="2021-08-03T16:53:00Z">
              <w:r w:rsidRPr="00283FF5">
                <w:rPr>
                  <w:i/>
                  <w:iCs/>
                  <w:sz w:val="24"/>
                  <w:szCs w:val="24"/>
                </w:rPr>
                <w:t>Achillea millefolium</w:t>
              </w:r>
            </w:ins>
          </w:p>
        </w:tc>
        <w:tc>
          <w:tcPr>
            <w:tcW w:w="3510" w:type="dxa"/>
          </w:tcPr>
          <w:p w14:paraId="54F4E523" w14:textId="77777777" w:rsidR="00EB34D8" w:rsidRPr="00FD6FC7" w:rsidRDefault="00EB34D8" w:rsidP="00EF6F3F">
            <w:pPr>
              <w:jc w:val="center"/>
              <w:rPr>
                <w:ins w:id="300" w:author="Steven Travers" w:date="2021-08-03T16:53:00Z"/>
                <w:rFonts w:ascii="Calibri" w:hAnsi="Calibri" w:cs="Calibri"/>
                <w:color w:val="000000"/>
              </w:rPr>
            </w:pPr>
            <w:ins w:id="301" w:author="Steven Travers" w:date="2021-08-03T16:53:00Z">
              <w:r>
                <w:rPr>
                  <w:rFonts w:ascii="Calibri" w:hAnsi="Calibri" w:cs="Calibri"/>
                  <w:color w:val="000000"/>
                </w:rPr>
                <w:t>0.008</w:t>
              </w:r>
            </w:ins>
          </w:p>
        </w:tc>
        <w:tc>
          <w:tcPr>
            <w:tcW w:w="3240" w:type="dxa"/>
          </w:tcPr>
          <w:p w14:paraId="52075BB0" w14:textId="77777777" w:rsidR="00EB34D8" w:rsidRPr="00FD6FC7" w:rsidRDefault="00EB34D8" w:rsidP="00EF6F3F">
            <w:pPr>
              <w:jc w:val="center"/>
              <w:rPr>
                <w:ins w:id="302" w:author="Steven Travers" w:date="2021-08-03T16:53:00Z"/>
                <w:rFonts w:ascii="Calibri" w:hAnsi="Calibri" w:cs="Calibri"/>
                <w:color w:val="000000"/>
              </w:rPr>
            </w:pPr>
            <w:ins w:id="303" w:author="Steven Travers" w:date="2021-08-03T16:53:00Z">
              <w:r>
                <w:rPr>
                  <w:rFonts w:ascii="Calibri" w:hAnsi="Calibri" w:cs="Calibri"/>
                  <w:color w:val="000000"/>
                </w:rPr>
                <w:t>0.828</w:t>
              </w:r>
            </w:ins>
          </w:p>
        </w:tc>
      </w:tr>
      <w:tr w:rsidR="00EB34D8" w14:paraId="1394FEB8" w14:textId="77777777" w:rsidTr="00EF6F3F">
        <w:trPr>
          <w:ins w:id="304" w:author="Steven Travers" w:date="2021-08-03T16:53:00Z"/>
        </w:trPr>
        <w:tc>
          <w:tcPr>
            <w:tcW w:w="2965" w:type="dxa"/>
          </w:tcPr>
          <w:p w14:paraId="045D3CE9" w14:textId="77777777" w:rsidR="00EB34D8" w:rsidRPr="00283FF5" w:rsidRDefault="00EB34D8" w:rsidP="00EF6F3F">
            <w:pPr>
              <w:rPr>
                <w:ins w:id="305" w:author="Steven Travers" w:date="2021-08-03T16:53:00Z"/>
                <w:i/>
                <w:iCs/>
                <w:sz w:val="24"/>
                <w:szCs w:val="24"/>
              </w:rPr>
            </w:pPr>
            <w:ins w:id="306" w:author="Steven Travers" w:date="2021-08-03T16:53:00Z">
              <w:r w:rsidRPr="00283FF5">
                <w:rPr>
                  <w:i/>
                  <w:iCs/>
                  <w:sz w:val="24"/>
                  <w:szCs w:val="24"/>
                </w:rPr>
                <w:t>Anemone canadensis</w:t>
              </w:r>
            </w:ins>
          </w:p>
        </w:tc>
        <w:tc>
          <w:tcPr>
            <w:tcW w:w="3510" w:type="dxa"/>
          </w:tcPr>
          <w:p w14:paraId="07F66C86" w14:textId="77777777" w:rsidR="00EB34D8" w:rsidRDefault="00EB34D8" w:rsidP="00EF6F3F">
            <w:pPr>
              <w:jc w:val="center"/>
              <w:rPr>
                <w:ins w:id="307" w:author="Steven Travers" w:date="2021-08-03T16:53:00Z"/>
                <w:sz w:val="24"/>
                <w:szCs w:val="24"/>
              </w:rPr>
            </w:pPr>
            <w:ins w:id="308" w:author="Steven Travers" w:date="2021-08-03T16:53:00Z">
              <w:r>
                <w:rPr>
                  <w:sz w:val="24"/>
                  <w:szCs w:val="24"/>
                </w:rPr>
                <w:t>0.348*</w:t>
              </w:r>
            </w:ins>
          </w:p>
        </w:tc>
        <w:tc>
          <w:tcPr>
            <w:tcW w:w="3240" w:type="dxa"/>
          </w:tcPr>
          <w:p w14:paraId="13ADF4CC" w14:textId="77777777" w:rsidR="00EB34D8" w:rsidRDefault="00EB34D8" w:rsidP="00EF6F3F">
            <w:pPr>
              <w:jc w:val="center"/>
              <w:rPr>
                <w:ins w:id="309" w:author="Steven Travers" w:date="2021-08-03T16:53:00Z"/>
                <w:sz w:val="24"/>
                <w:szCs w:val="24"/>
              </w:rPr>
            </w:pPr>
            <w:ins w:id="310" w:author="Steven Travers" w:date="2021-08-03T16:53:00Z">
              <w:r>
                <w:rPr>
                  <w:sz w:val="24"/>
                  <w:szCs w:val="24"/>
                </w:rPr>
                <w:t>1*</w:t>
              </w:r>
            </w:ins>
          </w:p>
        </w:tc>
      </w:tr>
      <w:tr w:rsidR="00EB34D8" w14:paraId="61CF9A37" w14:textId="77777777" w:rsidTr="00EF6F3F">
        <w:trPr>
          <w:ins w:id="311" w:author="Steven Travers" w:date="2021-08-03T16:53:00Z"/>
        </w:trPr>
        <w:tc>
          <w:tcPr>
            <w:tcW w:w="2965" w:type="dxa"/>
          </w:tcPr>
          <w:p w14:paraId="55FC8CB1" w14:textId="77777777" w:rsidR="00EB34D8" w:rsidRPr="00283FF5" w:rsidRDefault="00EB34D8" w:rsidP="00EF6F3F">
            <w:pPr>
              <w:rPr>
                <w:ins w:id="312" w:author="Steven Travers" w:date="2021-08-03T16:53:00Z"/>
                <w:i/>
                <w:iCs/>
                <w:sz w:val="24"/>
                <w:szCs w:val="24"/>
              </w:rPr>
            </w:pPr>
            <w:proofErr w:type="spellStart"/>
            <w:ins w:id="313" w:author="Steven Travers" w:date="2021-08-03T16:53:00Z">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ins>
          </w:p>
        </w:tc>
        <w:tc>
          <w:tcPr>
            <w:tcW w:w="3510" w:type="dxa"/>
          </w:tcPr>
          <w:p w14:paraId="54AE56D0" w14:textId="77777777" w:rsidR="00EB34D8" w:rsidRDefault="00EB34D8" w:rsidP="00EF6F3F">
            <w:pPr>
              <w:jc w:val="center"/>
              <w:rPr>
                <w:ins w:id="314" w:author="Steven Travers" w:date="2021-08-03T16:53:00Z"/>
                <w:sz w:val="24"/>
                <w:szCs w:val="24"/>
              </w:rPr>
            </w:pPr>
            <w:ins w:id="315" w:author="Steven Travers" w:date="2021-08-03T16:53:00Z">
              <w:r>
                <w:rPr>
                  <w:sz w:val="24"/>
                  <w:szCs w:val="24"/>
                </w:rPr>
                <w:t>0.744*</w:t>
              </w:r>
            </w:ins>
          </w:p>
        </w:tc>
        <w:tc>
          <w:tcPr>
            <w:tcW w:w="3240" w:type="dxa"/>
          </w:tcPr>
          <w:p w14:paraId="3F4554B6" w14:textId="77777777" w:rsidR="00EB34D8" w:rsidRDefault="00EB34D8" w:rsidP="00EF6F3F">
            <w:pPr>
              <w:jc w:val="center"/>
              <w:rPr>
                <w:ins w:id="316" w:author="Steven Travers" w:date="2021-08-03T16:53:00Z"/>
                <w:sz w:val="24"/>
                <w:szCs w:val="24"/>
              </w:rPr>
            </w:pPr>
            <w:ins w:id="317" w:author="Steven Travers" w:date="2021-08-03T16:53:00Z">
              <w:r>
                <w:rPr>
                  <w:sz w:val="24"/>
                  <w:szCs w:val="24"/>
                </w:rPr>
                <w:t>1*</w:t>
              </w:r>
            </w:ins>
          </w:p>
        </w:tc>
      </w:tr>
      <w:tr w:rsidR="00EB34D8" w14:paraId="19463E9F" w14:textId="77777777" w:rsidTr="00EF6F3F">
        <w:trPr>
          <w:ins w:id="318" w:author="Steven Travers" w:date="2021-08-03T16:53:00Z"/>
        </w:trPr>
        <w:tc>
          <w:tcPr>
            <w:tcW w:w="2965" w:type="dxa"/>
          </w:tcPr>
          <w:p w14:paraId="745C107C" w14:textId="77777777" w:rsidR="00EB34D8" w:rsidRPr="00283FF5" w:rsidRDefault="00EB34D8" w:rsidP="00EF6F3F">
            <w:pPr>
              <w:rPr>
                <w:ins w:id="319" w:author="Steven Travers" w:date="2021-08-03T16:53:00Z"/>
                <w:i/>
                <w:iCs/>
                <w:sz w:val="24"/>
                <w:szCs w:val="24"/>
              </w:rPr>
            </w:pPr>
            <w:ins w:id="320" w:author="Steven Travers" w:date="2021-08-03T16:53:00Z">
              <w:r w:rsidRPr="00283FF5">
                <w:rPr>
                  <w:i/>
                  <w:iCs/>
                  <w:sz w:val="24"/>
                  <w:szCs w:val="24"/>
                </w:rPr>
                <w:t>Penstemon grandifloras</w:t>
              </w:r>
            </w:ins>
          </w:p>
        </w:tc>
        <w:tc>
          <w:tcPr>
            <w:tcW w:w="3510" w:type="dxa"/>
          </w:tcPr>
          <w:p w14:paraId="0AF16374" w14:textId="77777777" w:rsidR="00EB34D8" w:rsidRDefault="00EB34D8" w:rsidP="00EF6F3F">
            <w:pPr>
              <w:jc w:val="center"/>
              <w:rPr>
                <w:ins w:id="321" w:author="Steven Travers" w:date="2021-08-03T16:53:00Z"/>
                <w:sz w:val="24"/>
                <w:szCs w:val="24"/>
              </w:rPr>
            </w:pPr>
            <w:ins w:id="322" w:author="Steven Travers" w:date="2021-08-03T16:53:00Z">
              <w:r>
                <w:rPr>
                  <w:sz w:val="24"/>
                  <w:szCs w:val="24"/>
                </w:rPr>
                <w:t>0.546*</w:t>
              </w:r>
            </w:ins>
          </w:p>
        </w:tc>
        <w:tc>
          <w:tcPr>
            <w:tcW w:w="3240" w:type="dxa"/>
          </w:tcPr>
          <w:p w14:paraId="69811D19" w14:textId="77777777" w:rsidR="00EB34D8" w:rsidRDefault="00EB34D8" w:rsidP="00EF6F3F">
            <w:pPr>
              <w:jc w:val="center"/>
              <w:rPr>
                <w:ins w:id="323" w:author="Steven Travers" w:date="2021-08-03T16:53:00Z"/>
                <w:sz w:val="24"/>
                <w:szCs w:val="24"/>
              </w:rPr>
            </w:pPr>
            <w:ins w:id="324" w:author="Steven Travers" w:date="2021-08-03T16:53:00Z">
              <w:r>
                <w:rPr>
                  <w:sz w:val="24"/>
                  <w:szCs w:val="24"/>
                </w:rPr>
                <w:t>1*</w:t>
              </w:r>
            </w:ins>
          </w:p>
        </w:tc>
      </w:tr>
      <w:tr w:rsidR="00EB34D8" w14:paraId="385E2AB2" w14:textId="77777777" w:rsidTr="00EF6F3F">
        <w:trPr>
          <w:ins w:id="325" w:author="Steven Travers" w:date="2021-08-03T16:53:00Z"/>
        </w:trPr>
        <w:tc>
          <w:tcPr>
            <w:tcW w:w="2965" w:type="dxa"/>
          </w:tcPr>
          <w:p w14:paraId="36DD1AE0" w14:textId="77777777" w:rsidR="00EB34D8" w:rsidRPr="00283FF5" w:rsidRDefault="00EB34D8" w:rsidP="00EF6F3F">
            <w:pPr>
              <w:rPr>
                <w:ins w:id="326" w:author="Steven Travers" w:date="2021-08-03T16:53:00Z"/>
                <w:i/>
                <w:iCs/>
                <w:sz w:val="24"/>
                <w:szCs w:val="24"/>
              </w:rPr>
            </w:pPr>
            <w:ins w:id="327" w:author="Steven Travers" w:date="2021-08-03T16:53:00Z">
              <w:r w:rsidRPr="00283FF5">
                <w:rPr>
                  <w:i/>
                  <w:iCs/>
                  <w:sz w:val="24"/>
                  <w:szCs w:val="24"/>
                </w:rPr>
                <w:t xml:space="preserve">Rosa </w:t>
              </w:r>
              <w:proofErr w:type="spellStart"/>
              <w:r w:rsidRPr="00283FF5">
                <w:rPr>
                  <w:i/>
                  <w:iCs/>
                  <w:sz w:val="24"/>
                  <w:szCs w:val="24"/>
                </w:rPr>
                <w:t>arkansana</w:t>
              </w:r>
              <w:proofErr w:type="spellEnd"/>
            </w:ins>
          </w:p>
        </w:tc>
        <w:tc>
          <w:tcPr>
            <w:tcW w:w="3510" w:type="dxa"/>
          </w:tcPr>
          <w:p w14:paraId="5B5CD74B" w14:textId="77777777" w:rsidR="00EB34D8" w:rsidRDefault="00EB34D8" w:rsidP="00EF6F3F">
            <w:pPr>
              <w:jc w:val="center"/>
              <w:rPr>
                <w:ins w:id="328" w:author="Steven Travers" w:date="2021-08-03T16:53:00Z"/>
                <w:sz w:val="24"/>
                <w:szCs w:val="24"/>
              </w:rPr>
            </w:pPr>
            <w:ins w:id="329" w:author="Steven Travers" w:date="2021-08-03T16:53:00Z">
              <w:r>
                <w:rPr>
                  <w:sz w:val="24"/>
                  <w:szCs w:val="24"/>
                </w:rPr>
                <w:t>0.013</w:t>
              </w:r>
            </w:ins>
          </w:p>
        </w:tc>
        <w:tc>
          <w:tcPr>
            <w:tcW w:w="3240" w:type="dxa"/>
          </w:tcPr>
          <w:p w14:paraId="13BC42DF" w14:textId="77777777" w:rsidR="00EB34D8" w:rsidRDefault="00EB34D8" w:rsidP="00EF6F3F">
            <w:pPr>
              <w:jc w:val="center"/>
              <w:rPr>
                <w:ins w:id="330" w:author="Steven Travers" w:date="2021-08-03T16:53:00Z"/>
                <w:sz w:val="24"/>
                <w:szCs w:val="24"/>
              </w:rPr>
            </w:pPr>
            <w:ins w:id="331" w:author="Steven Travers" w:date="2021-08-03T16:53:00Z">
              <w:r>
                <w:rPr>
                  <w:sz w:val="24"/>
                  <w:szCs w:val="24"/>
                </w:rPr>
                <w:t>0.897</w:t>
              </w:r>
            </w:ins>
          </w:p>
        </w:tc>
      </w:tr>
      <w:tr w:rsidR="00EB34D8" w14:paraId="51CD067D" w14:textId="77777777" w:rsidTr="00EF6F3F">
        <w:trPr>
          <w:ins w:id="332" w:author="Steven Travers" w:date="2021-08-03T16:53:00Z"/>
        </w:trPr>
        <w:tc>
          <w:tcPr>
            <w:tcW w:w="2965" w:type="dxa"/>
          </w:tcPr>
          <w:p w14:paraId="0F98C5A9" w14:textId="77777777" w:rsidR="00EB34D8" w:rsidRPr="00283FF5" w:rsidRDefault="00EB34D8" w:rsidP="00EF6F3F">
            <w:pPr>
              <w:rPr>
                <w:ins w:id="333" w:author="Steven Travers" w:date="2021-08-03T16:53:00Z"/>
                <w:i/>
                <w:iCs/>
                <w:sz w:val="24"/>
                <w:szCs w:val="24"/>
              </w:rPr>
            </w:pPr>
            <w:ins w:id="334" w:author="Steven Travers" w:date="2021-08-03T16:53:00Z">
              <w:r w:rsidRPr="00283FF5">
                <w:rPr>
                  <w:i/>
                  <w:iCs/>
                  <w:sz w:val="24"/>
                  <w:szCs w:val="24"/>
                </w:rPr>
                <w:t xml:space="preserve">Penstemon </w:t>
              </w:r>
              <w:proofErr w:type="spellStart"/>
              <w:r w:rsidRPr="00283FF5">
                <w:rPr>
                  <w:i/>
                  <w:iCs/>
                  <w:sz w:val="24"/>
                  <w:szCs w:val="24"/>
                </w:rPr>
                <w:t>gracilis</w:t>
              </w:r>
              <w:proofErr w:type="spellEnd"/>
            </w:ins>
          </w:p>
        </w:tc>
        <w:tc>
          <w:tcPr>
            <w:tcW w:w="3510" w:type="dxa"/>
          </w:tcPr>
          <w:p w14:paraId="72E39372" w14:textId="77777777" w:rsidR="00EB34D8" w:rsidRDefault="00EB34D8" w:rsidP="00EF6F3F">
            <w:pPr>
              <w:jc w:val="center"/>
              <w:rPr>
                <w:ins w:id="335" w:author="Steven Travers" w:date="2021-08-03T16:53:00Z"/>
                <w:sz w:val="24"/>
                <w:szCs w:val="24"/>
              </w:rPr>
            </w:pPr>
            <w:ins w:id="336" w:author="Steven Travers" w:date="2021-08-03T16:53:00Z">
              <w:r>
                <w:rPr>
                  <w:sz w:val="24"/>
                  <w:szCs w:val="24"/>
                </w:rPr>
                <w:t>0.308*</w:t>
              </w:r>
            </w:ins>
          </w:p>
        </w:tc>
        <w:tc>
          <w:tcPr>
            <w:tcW w:w="3240" w:type="dxa"/>
          </w:tcPr>
          <w:p w14:paraId="1F9C7F51" w14:textId="77777777" w:rsidR="00EB34D8" w:rsidRDefault="00EB34D8" w:rsidP="00EF6F3F">
            <w:pPr>
              <w:jc w:val="center"/>
              <w:rPr>
                <w:ins w:id="337" w:author="Steven Travers" w:date="2021-08-03T16:53:00Z"/>
                <w:sz w:val="24"/>
                <w:szCs w:val="24"/>
              </w:rPr>
            </w:pPr>
            <w:ins w:id="338" w:author="Steven Travers" w:date="2021-08-03T16:53:00Z">
              <w:r>
                <w:rPr>
                  <w:sz w:val="24"/>
                  <w:szCs w:val="24"/>
                </w:rPr>
                <w:t>0.999*</w:t>
              </w:r>
            </w:ins>
          </w:p>
        </w:tc>
      </w:tr>
      <w:tr w:rsidR="00EB34D8" w14:paraId="13259B48" w14:textId="77777777" w:rsidTr="00EF6F3F">
        <w:trPr>
          <w:ins w:id="339" w:author="Steven Travers" w:date="2021-08-03T16:53:00Z"/>
        </w:trPr>
        <w:tc>
          <w:tcPr>
            <w:tcW w:w="2965" w:type="dxa"/>
          </w:tcPr>
          <w:p w14:paraId="417ECEDD" w14:textId="77777777" w:rsidR="00EB34D8" w:rsidRPr="00283FF5" w:rsidRDefault="00EB34D8" w:rsidP="00EF6F3F">
            <w:pPr>
              <w:rPr>
                <w:ins w:id="340" w:author="Steven Travers" w:date="2021-08-03T16:53:00Z"/>
                <w:i/>
                <w:iCs/>
                <w:sz w:val="24"/>
                <w:szCs w:val="24"/>
              </w:rPr>
            </w:pPr>
            <w:ins w:id="341" w:author="Steven Travers" w:date="2021-08-03T16:53:00Z">
              <w:r w:rsidRPr="00283FF5">
                <w:rPr>
                  <w:i/>
                  <w:iCs/>
                  <w:sz w:val="24"/>
                  <w:szCs w:val="24"/>
                </w:rPr>
                <w:t>Zigadenus elegans</w:t>
              </w:r>
            </w:ins>
          </w:p>
        </w:tc>
        <w:tc>
          <w:tcPr>
            <w:tcW w:w="3510" w:type="dxa"/>
          </w:tcPr>
          <w:p w14:paraId="38D2CBE1" w14:textId="77777777" w:rsidR="00EB34D8" w:rsidRDefault="00EB34D8" w:rsidP="00EF6F3F">
            <w:pPr>
              <w:jc w:val="center"/>
              <w:rPr>
                <w:ins w:id="342" w:author="Steven Travers" w:date="2021-08-03T16:53:00Z"/>
                <w:sz w:val="24"/>
                <w:szCs w:val="24"/>
              </w:rPr>
            </w:pPr>
            <w:ins w:id="343" w:author="Steven Travers" w:date="2021-08-03T16:53:00Z">
              <w:r>
                <w:rPr>
                  <w:sz w:val="24"/>
                  <w:szCs w:val="24"/>
                </w:rPr>
                <w:t>0.156*</w:t>
              </w:r>
            </w:ins>
          </w:p>
        </w:tc>
        <w:tc>
          <w:tcPr>
            <w:tcW w:w="3240" w:type="dxa"/>
          </w:tcPr>
          <w:p w14:paraId="09E4372E" w14:textId="77777777" w:rsidR="00EB34D8" w:rsidRDefault="00EB34D8" w:rsidP="00EF6F3F">
            <w:pPr>
              <w:jc w:val="center"/>
              <w:rPr>
                <w:ins w:id="344" w:author="Steven Travers" w:date="2021-08-03T16:53:00Z"/>
                <w:sz w:val="24"/>
                <w:szCs w:val="24"/>
              </w:rPr>
            </w:pPr>
            <w:ins w:id="345" w:author="Steven Travers" w:date="2021-08-03T16:53:00Z">
              <w:r>
                <w:rPr>
                  <w:sz w:val="24"/>
                  <w:szCs w:val="24"/>
                </w:rPr>
                <w:t>0.962*</w:t>
              </w:r>
            </w:ins>
          </w:p>
        </w:tc>
      </w:tr>
      <w:tr w:rsidR="00EB34D8" w14:paraId="2A14A4BD" w14:textId="77777777" w:rsidTr="00EF6F3F">
        <w:trPr>
          <w:ins w:id="346" w:author="Steven Travers" w:date="2021-08-03T16:53:00Z"/>
        </w:trPr>
        <w:tc>
          <w:tcPr>
            <w:tcW w:w="2965" w:type="dxa"/>
          </w:tcPr>
          <w:p w14:paraId="24C2DC25" w14:textId="77777777" w:rsidR="00EB34D8" w:rsidRPr="00283FF5" w:rsidRDefault="00EB34D8" w:rsidP="00EF6F3F">
            <w:pPr>
              <w:rPr>
                <w:ins w:id="347" w:author="Steven Travers" w:date="2021-08-03T16:53:00Z"/>
                <w:i/>
                <w:iCs/>
                <w:sz w:val="24"/>
                <w:szCs w:val="24"/>
              </w:rPr>
            </w:pPr>
            <w:ins w:id="348" w:author="Steven Travers" w:date="2021-08-03T16:53:00Z">
              <w:r>
                <w:rPr>
                  <w:i/>
                  <w:iCs/>
                  <w:sz w:val="24"/>
                  <w:szCs w:val="24"/>
                </w:rPr>
                <w:t xml:space="preserve">Amorpha </w:t>
              </w:r>
              <w:proofErr w:type="spellStart"/>
              <w:r>
                <w:rPr>
                  <w:i/>
                  <w:iCs/>
                  <w:sz w:val="24"/>
                  <w:szCs w:val="24"/>
                </w:rPr>
                <w:t>canescens</w:t>
              </w:r>
              <w:proofErr w:type="spellEnd"/>
            </w:ins>
          </w:p>
        </w:tc>
        <w:tc>
          <w:tcPr>
            <w:tcW w:w="3510" w:type="dxa"/>
          </w:tcPr>
          <w:p w14:paraId="628439C0" w14:textId="77777777" w:rsidR="00EB34D8" w:rsidRDefault="00EB34D8" w:rsidP="00EF6F3F">
            <w:pPr>
              <w:jc w:val="center"/>
              <w:rPr>
                <w:ins w:id="349" w:author="Steven Travers" w:date="2021-08-03T16:53:00Z"/>
                <w:sz w:val="24"/>
                <w:szCs w:val="24"/>
              </w:rPr>
            </w:pPr>
            <w:ins w:id="350" w:author="Steven Travers" w:date="2021-08-03T16:53:00Z">
              <w:r>
                <w:rPr>
                  <w:sz w:val="24"/>
                  <w:szCs w:val="24"/>
                </w:rPr>
                <w:t>0.004</w:t>
              </w:r>
            </w:ins>
          </w:p>
        </w:tc>
        <w:tc>
          <w:tcPr>
            <w:tcW w:w="3240" w:type="dxa"/>
          </w:tcPr>
          <w:p w14:paraId="05A87171" w14:textId="77777777" w:rsidR="00EB34D8" w:rsidRDefault="00EB34D8" w:rsidP="00EF6F3F">
            <w:pPr>
              <w:jc w:val="center"/>
              <w:rPr>
                <w:ins w:id="351" w:author="Steven Travers" w:date="2021-08-03T16:53:00Z"/>
                <w:sz w:val="24"/>
                <w:szCs w:val="24"/>
              </w:rPr>
            </w:pPr>
            <w:ins w:id="352" w:author="Steven Travers" w:date="2021-08-03T16:53:00Z">
              <w:r>
                <w:rPr>
                  <w:sz w:val="24"/>
                  <w:szCs w:val="24"/>
                </w:rPr>
                <w:t>0.662</w:t>
              </w:r>
            </w:ins>
          </w:p>
        </w:tc>
      </w:tr>
      <w:tr w:rsidR="00EB34D8" w14:paraId="6FC0A7A5" w14:textId="77777777" w:rsidTr="00EF6F3F">
        <w:trPr>
          <w:ins w:id="353" w:author="Steven Travers" w:date="2021-08-03T16:53:00Z"/>
        </w:trPr>
        <w:tc>
          <w:tcPr>
            <w:tcW w:w="2965" w:type="dxa"/>
          </w:tcPr>
          <w:p w14:paraId="7500B256" w14:textId="77777777" w:rsidR="00EB34D8" w:rsidRPr="00283FF5" w:rsidRDefault="00EB34D8" w:rsidP="00EF6F3F">
            <w:pPr>
              <w:rPr>
                <w:ins w:id="354" w:author="Steven Travers" w:date="2021-08-03T16:53:00Z"/>
                <w:i/>
                <w:iCs/>
                <w:sz w:val="24"/>
                <w:szCs w:val="24"/>
              </w:rPr>
            </w:pPr>
            <w:ins w:id="355" w:author="Steven Travers" w:date="2021-08-03T16:53:00Z">
              <w:r>
                <w:rPr>
                  <w:i/>
                  <w:iCs/>
                  <w:sz w:val="24"/>
                  <w:szCs w:val="24"/>
                </w:rPr>
                <w:t>Campanula rotundifolia</w:t>
              </w:r>
            </w:ins>
          </w:p>
        </w:tc>
        <w:tc>
          <w:tcPr>
            <w:tcW w:w="3510" w:type="dxa"/>
          </w:tcPr>
          <w:p w14:paraId="36C6789E" w14:textId="77777777" w:rsidR="00EB34D8" w:rsidRDefault="00EB34D8" w:rsidP="00EF6F3F">
            <w:pPr>
              <w:jc w:val="center"/>
              <w:rPr>
                <w:ins w:id="356" w:author="Steven Travers" w:date="2021-08-03T16:53:00Z"/>
                <w:sz w:val="24"/>
                <w:szCs w:val="24"/>
              </w:rPr>
            </w:pPr>
            <w:ins w:id="357" w:author="Steven Travers" w:date="2021-08-03T16:53:00Z">
              <w:r>
                <w:rPr>
                  <w:sz w:val="24"/>
                  <w:szCs w:val="24"/>
                </w:rPr>
                <w:t>0.042</w:t>
              </w:r>
            </w:ins>
          </w:p>
        </w:tc>
        <w:tc>
          <w:tcPr>
            <w:tcW w:w="3240" w:type="dxa"/>
          </w:tcPr>
          <w:p w14:paraId="770E041C" w14:textId="77777777" w:rsidR="00EB34D8" w:rsidRDefault="00EB34D8" w:rsidP="00EF6F3F">
            <w:pPr>
              <w:jc w:val="center"/>
              <w:rPr>
                <w:ins w:id="358" w:author="Steven Travers" w:date="2021-08-03T16:53:00Z"/>
                <w:sz w:val="24"/>
                <w:szCs w:val="24"/>
              </w:rPr>
            </w:pPr>
            <w:ins w:id="359" w:author="Steven Travers" w:date="2021-08-03T16:53:00Z">
              <w:r>
                <w:rPr>
                  <w:sz w:val="24"/>
                  <w:szCs w:val="24"/>
                </w:rPr>
                <w:t>0.927</w:t>
              </w:r>
            </w:ins>
          </w:p>
        </w:tc>
      </w:tr>
      <w:tr w:rsidR="00EB34D8" w14:paraId="3A817A3D" w14:textId="77777777" w:rsidTr="00EF6F3F">
        <w:trPr>
          <w:ins w:id="360" w:author="Steven Travers" w:date="2021-08-03T16:53:00Z"/>
        </w:trPr>
        <w:tc>
          <w:tcPr>
            <w:tcW w:w="2965" w:type="dxa"/>
          </w:tcPr>
          <w:p w14:paraId="4CEC6059" w14:textId="77777777" w:rsidR="00EB34D8" w:rsidRPr="00283FF5" w:rsidRDefault="00EB34D8" w:rsidP="00EF6F3F">
            <w:pPr>
              <w:rPr>
                <w:ins w:id="361" w:author="Steven Travers" w:date="2021-08-03T16:53:00Z"/>
                <w:i/>
                <w:iCs/>
                <w:sz w:val="24"/>
                <w:szCs w:val="24"/>
              </w:rPr>
            </w:pPr>
            <w:ins w:id="362" w:author="Steven Travers" w:date="2021-08-03T16:53:00Z">
              <w:r w:rsidRPr="00283FF5">
                <w:rPr>
                  <w:i/>
                  <w:iCs/>
                  <w:sz w:val="24"/>
                  <w:szCs w:val="24"/>
                </w:rPr>
                <w:t xml:space="preserve">Oenothera </w:t>
              </w:r>
              <w:proofErr w:type="spellStart"/>
              <w:r w:rsidRPr="00283FF5">
                <w:rPr>
                  <w:i/>
                  <w:iCs/>
                  <w:sz w:val="24"/>
                  <w:szCs w:val="24"/>
                </w:rPr>
                <w:t>nuttallii</w:t>
              </w:r>
              <w:proofErr w:type="spellEnd"/>
            </w:ins>
          </w:p>
        </w:tc>
        <w:tc>
          <w:tcPr>
            <w:tcW w:w="3510" w:type="dxa"/>
          </w:tcPr>
          <w:p w14:paraId="23391678" w14:textId="77777777" w:rsidR="00EB34D8" w:rsidRDefault="00EB34D8" w:rsidP="00EF6F3F">
            <w:pPr>
              <w:jc w:val="center"/>
              <w:rPr>
                <w:ins w:id="363" w:author="Steven Travers" w:date="2021-08-03T16:53:00Z"/>
                <w:sz w:val="24"/>
                <w:szCs w:val="24"/>
              </w:rPr>
            </w:pPr>
            <w:ins w:id="364" w:author="Steven Travers" w:date="2021-08-03T16:53:00Z">
              <w:r>
                <w:rPr>
                  <w:sz w:val="24"/>
                  <w:szCs w:val="24"/>
                </w:rPr>
                <w:t>0.684*</w:t>
              </w:r>
            </w:ins>
          </w:p>
        </w:tc>
        <w:tc>
          <w:tcPr>
            <w:tcW w:w="3240" w:type="dxa"/>
          </w:tcPr>
          <w:p w14:paraId="601FAECB" w14:textId="77777777" w:rsidR="00EB34D8" w:rsidRDefault="00EB34D8" w:rsidP="00EF6F3F">
            <w:pPr>
              <w:jc w:val="center"/>
              <w:rPr>
                <w:ins w:id="365" w:author="Steven Travers" w:date="2021-08-03T16:53:00Z"/>
                <w:sz w:val="24"/>
                <w:szCs w:val="24"/>
              </w:rPr>
            </w:pPr>
            <w:ins w:id="366" w:author="Steven Travers" w:date="2021-08-03T16:53:00Z">
              <w:r>
                <w:rPr>
                  <w:sz w:val="24"/>
                  <w:szCs w:val="24"/>
                </w:rPr>
                <w:t>1*</w:t>
              </w:r>
            </w:ins>
          </w:p>
        </w:tc>
      </w:tr>
    </w:tbl>
    <w:p w14:paraId="5CC05544" w14:textId="77777777" w:rsidR="002F6C7D" w:rsidRDefault="002F6C7D" w:rsidP="00903D13">
      <w:pPr>
        <w:tabs>
          <w:tab w:val="left" w:pos="810"/>
        </w:tabs>
        <w:spacing w:before="240" w:line="480" w:lineRule="auto"/>
        <w:rPr>
          <w:ins w:id="367" w:author="Steven Travers" w:date="2021-07-29T21:27:00Z"/>
          <w:b/>
          <w:bCs/>
          <w:sz w:val="24"/>
          <w:szCs w:val="24"/>
        </w:rPr>
      </w:pPr>
    </w:p>
    <w:p w14:paraId="6996221E" w14:textId="77777777" w:rsidR="002F6C7D" w:rsidRDefault="002F6C7D">
      <w:pPr>
        <w:rPr>
          <w:ins w:id="368" w:author="Steven Travers" w:date="2021-07-29T21:27:00Z"/>
          <w:b/>
          <w:bCs/>
          <w:sz w:val="24"/>
          <w:szCs w:val="24"/>
        </w:rPr>
      </w:pPr>
      <w:ins w:id="369" w:author="Steven Travers" w:date="2021-07-29T21:27:00Z">
        <w:r>
          <w:rPr>
            <w:b/>
            <w:bCs/>
            <w:sz w:val="24"/>
            <w:szCs w:val="24"/>
          </w:rPr>
          <w:br w:type="page"/>
        </w:r>
      </w:ins>
    </w:p>
    <w:p w14:paraId="7C3674C6" w14:textId="227B270F" w:rsidR="00903D13" w:rsidRPr="00AC4581" w:rsidRDefault="00903D13">
      <w:pPr>
        <w:tabs>
          <w:tab w:val="left" w:pos="810"/>
        </w:tabs>
        <w:spacing w:before="240" w:line="480" w:lineRule="auto"/>
        <w:jc w:val="center"/>
        <w:rPr>
          <w:b/>
          <w:bCs/>
          <w:sz w:val="24"/>
          <w:szCs w:val="24"/>
        </w:rPr>
        <w:pPrChange w:id="370" w:author="Steven Travers" w:date="2021-07-29T21:27:00Z">
          <w:pPr>
            <w:tabs>
              <w:tab w:val="left" w:pos="810"/>
            </w:tabs>
            <w:spacing w:before="240" w:line="480" w:lineRule="auto"/>
          </w:pPr>
        </w:pPrChange>
      </w:pPr>
      <w:r w:rsidRPr="00AC4581">
        <w:rPr>
          <w:b/>
          <w:bCs/>
          <w:sz w:val="24"/>
          <w:szCs w:val="24"/>
        </w:rPr>
        <w:lastRenderedPageBreak/>
        <w:t>Figure Legends</w:t>
      </w:r>
    </w:p>
    <w:p w14:paraId="3E080F7B" w14:textId="798CA9F4" w:rsidR="00E95E65" w:rsidRDefault="00E95E65" w:rsidP="00903D13">
      <w:pPr>
        <w:tabs>
          <w:tab w:val="left" w:pos="810"/>
        </w:tabs>
        <w:spacing w:line="480" w:lineRule="auto"/>
        <w:rPr>
          <w:ins w:id="371" w:author="Steven Travers" w:date="2021-08-05T15:42:00Z"/>
          <w:sz w:val="24"/>
          <w:szCs w:val="24"/>
        </w:rPr>
      </w:pPr>
      <w:ins w:id="372" w:author="Steven Travers" w:date="2021-07-22T16:35:00Z">
        <w:r>
          <w:rPr>
            <w:sz w:val="24"/>
            <w:szCs w:val="24"/>
          </w:rPr>
          <w:t>Figure 1. Average monthly snowfall and rainfall</w:t>
        </w:r>
      </w:ins>
      <w:ins w:id="373" w:author="Steven Travers" w:date="2021-07-22T16:36:00Z">
        <w:r w:rsidR="00D62E57">
          <w:rPr>
            <w:sz w:val="24"/>
            <w:szCs w:val="24"/>
          </w:rPr>
          <w:t xml:space="preserve"> in Fargo, North Dakota for the years of this study (1942-1961; 2012-2020</w:t>
        </w:r>
      </w:ins>
      <w:ins w:id="374" w:author="Steven Travers" w:date="2021-07-22T16:37:00Z">
        <w:r w:rsidR="00D62E57">
          <w:rPr>
            <w:sz w:val="24"/>
            <w:szCs w:val="24"/>
          </w:rPr>
          <w:t xml:space="preserve">). </w:t>
        </w:r>
      </w:ins>
    </w:p>
    <w:p w14:paraId="2460E510" w14:textId="77777777" w:rsidR="00302937" w:rsidRDefault="00302937" w:rsidP="00903D13">
      <w:pPr>
        <w:tabs>
          <w:tab w:val="left" w:pos="810"/>
        </w:tabs>
        <w:spacing w:line="480" w:lineRule="auto"/>
        <w:rPr>
          <w:ins w:id="375" w:author="Steven Travers" w:date="2021-07-22T16:37:00Z"/>
          <w:sz w:val="24"/>
          <w:szCs w:val="24"/>
        </w:rPr>
      </w:pPr>
    </w:p>
    <w:p w14:paraId="42D50B78" w14:textId="17C0EE0F" w:rsidR="00D62E57" w:rsidRDefault="00C677FE" w:rsidP="00903D13">
      <w:pPr>
        <w:tabs>
          <w:tab w:val="left" w:pos="810"/>
        </w:tabs>
        <w:spacing w:line="480" w:lineRule="auto"/>
        <w:rPr>
          <w:ins w:id="376" w:author="Steven Travers" w:date="2021-07-22T16:35:00Z"/>
          <w:sz w:val="24"/>
          <w:szCs w:val="24"/>
        </w:rPr>
      </w:pPr>
      <w:ins w:id="377" w:author="Steven Travers" w:date="2021-08-05T01:16:00Z">
        <w:r>
          <w:rPr>
            <w:sz w:val="24"/>
            <w:szCs w:val="24"/>
          </w:rPr>
          <w:t xml:space="preserve">Figure 2. </w:t>
        </w:r>
      </w:ins>
      <w:ins w:id="378" w:author="Steven Travers" w:date="2021-08-05T15:38:00Z">
        <w:r w:rsidR="00302937">
          <w:rPr>
            <w:sz w:val="24"/>
            <w:szCs w:val="24"/>
          </w:rPr>
          <w:t>Correlation matrix showing strength of relationships among environmental variables</w:t>
        </w:r>
      </w:ins>
      <w:ins w:id="379" w:author="Steven Travers" w:date="2021-08-05T15:39:00Z">
        <w:r w:rsidR="00302937">
          <w:rPr>
            <w:sz w:val="24"/>
            <w:szCs w:val="24"/>
          </w:rPr>
          <w:t xml:space="preserve">: ST (spring temperature), TSNOW (total snowfall), SP15 (snowpack on </w:t>
        </w:r>
      </w:ins>
      <w:ins w:id="380" w:author="Steven Travers" w:date="2021-08-05T15:41:00Z">
        <w:r w:rsidR="00302937">
          <w:rPr>
            <w:sz w:val="24"/>
            <w:szCs w:val="24"/>
          </w:rPr>
          <w:t>March 15</w:t>
        </w:r>
      </w:ins>
      <w:ins w:id="381" w:author="Steven Travers" w:date="2021-08-05T15:39:00Z">
        <w:r w:rsidR="00302937">
          <w:rPr>
            <w:sz w:val="24"/>
            <w:szCs w:val="24"/>
          </w:rPr>
          <w:t>), DOBG (date of first bare ground)</w:t>
        </w:r>
      </w:ins>
      <w:ins w:id="382" w:author="Steven Travers" w:date="2021-08-05T15:41:00Z">
        <w:r w:rsidR="00302937">
          <w:rPr>
            <w:sz w:val="24"/>
            <w:szCs w:val="24"/>
          </w:rPr>
          <w:t xml:space="preserve">. The magnitude of the correlation coefficient is proportional to the size of the circle; red indicates a negative relationship and blue indicates a positive relationship. </w:t>
        </w:r>
      </w:ins>
    </w:p>
    <w:p w14:paraId="687F77A0" w14:textId="77777777" w:rsidR="00302937" w:rsidRDefault="00302937" w:rsidP="00D36B63">
      <w:pPr>
        <w:tabs>
          <w:tab w:val="left" w:pos="810"/>
        </w:tabs>
        <w:spacing w:line="480" w:lineRule="auto"/>
        <w:rPr>
          <w:ins w:id="383" w:author="Steven Travers" w:date="2021-08-05T15:42:00Z"/>
          <w:sz w:val="24"/>
          <w:szCs w:val="24"/>
        </w:rPr>
      </w:pPr>
    </w:p>
    <w:p w14:paraId="688B10DE" w14:textId="7451282F" w:rsidR="00D36B63" w:rsidRDefault="00D36B63" w:rsidP="00D36B63">
      <w:pPr>
        <w:tabs>
          <w:tab w:val="left" w:pos="810"/>
        </w:tabs>
        <w:spacing w:line="480" w:lineRule="auto"/>
        <w:rPr>
          <w:ins w:id="384" w:author="Steven Travers" w:date="2021-08-03T16:55:00Z"/>
          <w:sz w:val="24"/>
          <w:szCs w:val="24"/>
        </w:rPr>
      </w:pPr>
      <w:ins w:id="385" w:author="Steven Travers" w:date="2021-08-03T16:55:00Z">
        <w:r>
          <w:rPr>
            <w:sz w:val="24"/>
            <w:szCs w:val="24"/>
          </w:rPr>
          <w:t xml:space="preserve">Figure </w:t>
        </w:r>
        <w:r w:rsidR="00C677FE">
          <w:rPr>
            <w:sz w:val="24"/>
            <w:szCs w:val="24"/>
          </w:rPr>
          <w:t>3</w:t>
        </w:r>
        <w:r>
          <w:rPr>
            <w:sz w:val="24"/>
            <w:szCs w:val="24"/>
          </w:rPr>
          <w:t>. Full path diagram with ST (spring temperature), TSNOW (total snowfall), SPDX (snowpack on day X), DOBG (date of first bare ground), and FFD (first flowering day) (a) and reduced path diagram excluding DOBG (b). The reduced path diagram was used for the structural equation modeling.</w:t>
        </w:r>
      </w:ins>
    </w:p>
    <w:p w14:paraId="6C062F8C" w14:textId="77777777" w:rsidR="00903D13" w:rsidRDefault="00903D13" w:rsidP="00903D13">
      <w:pPr>
        <w:tabs>
          <w:tab w:val="left" w:pos="810"/>
        </w:tabs>
        <w:spacing w:line="480" w:lineRule="auto"/>
        <w:rPr>
          <w:sz w:val="24"/>
          <w:szCs w:val="24"/>
        </w:rPr>
      </w:pPr>
    </w:p>
    <w:p w14:paraId="445AEE71" w14:textId="4BB31AB5" w:rsidR="00903D13" w:rsidRDefault="00903D13" w:rsidP="00903D13">
      <w:pPr>
        <w:tabs>
          <w:tab w:val="left" w:pos="810"/>
        </w:tabs>
        <w:spacing w:line="480" w:lineRule="auto"/>
        <w:rPr>
          <w:sz w:val="24"/>
          <w:szCs w:val="24"/>
        </w:rPr>
      </w:pPr>
      <w:r w:rsidRPr="00F211FD">
        <w:rPr>
          <w:sz w:val="24"/>
          <w:szCs w:val="24"/>
        </w:rPr>
        <w:t xml:space="preserve">Figure </w:t>
      </w:r>
      <w:ins w:id="386" w:author="Steven Travers" w:date="2021-07-29T21:38:00Z">
        <w:r w:rsidR="00C677FE">
          <w:rPr>
            <w:sz w:val="24"/>
            <w:szCs w:val="24"/>
          </w:rPr>
          <w:t>4</w:t>
        </w:r>
      </w:ins>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w:t>
      </w:r>
      <w:proofErr w:type="gramStart"/>
      <w:r w:rsidRPr="00F211FD">
        <w:rPr>
          <w:sz w:val="24"/>
          <w:szCs w:val="24"/>
        </w:rPr>
        <w:t>Clay county</w:t>
      </w:r>
      <w:proofErr w:type="gramEnd"/>
      <w:r w:rsidRPr="00F211FD">
        <w:rPr>
          <w:sz w:val="24"/>
          <w:szCs w:val="24"/>
        </w:rPr>
        <w:t xml:space="preserve">,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11769594" w14:textId="1D0C013F" w:rsidR="00A83DE8" w:rsidRDefault="00A83DE8" w:rsidP="00A83DE8">
      <w:pPr>
        <w:tabs>
          <w:tab w:val="left" w:pos="810"/>
        </w:tabs>
        <w:spacing w:line="480" w:lineRule="auto"/>
        <w:rPr>
          <w:ins w:id="387" w:author="Steven Travers" w:date="2021-08-05T16:52:00Z"/>
          <w:sz w:val="24"/>
          <w:szCs w:val="24"/>
        </w:rPr>
      </w:pPr>
      <w:ins w:id="388" w:author="Steven Travers" w:date="2021-08-03T17:26:00Z">
        <w:r>
          <w:rPr>
            <w:sz w:val="24"/>
            <w:szCs w:val="24"/>
          </w:rPr>
          <w:t xml:space="preserve">Figure </w:t>
        </w:r>
        <w:r w:rsidR="005C48DA">
          <w:rPr>
            <w:sz w:val="24"/>
            <w:szCs w:val="24"/>
          </w:rPr>
          <w:t>5</w:t>
        </w:r>
        <w:r>
          <w:rPr>
            <w:sz w:val="24"/>
            <w:szCs w:val="24"/>
          </w:rPr>
          <w:t>.  Simple linear regressions</w:t>
        </w:r>
        <w:r w:rsidRPr="00283FF5">
          <w:rPr>
            <w:sz w:val="24"/>
            <w:szCs w:val="24"/>
          </w:rPr>
          <w:t xml:space="preserve"> of </w:t>
        </w:r>
        <w:r>
          <w:rPr>
            <w:sz w:val="24"/>
            <w:szCs w:val="24"/>
          </w:rPr>
          <w:t>first flowering day (day of year)</w:t>
        </w:r>
        <w:r w:rsidRPr="00283FF5">
          <w:rPr>
            <w:sz w:val="24"/>
            <w:szCs w:val="24"/>
          </w:rPr>
          <w:t xml:space="preserve"> </w:t>
        </w:r>
        <w:r>
          <w:rPr>
            <w:sz w:val="24"/>
            <w:szCs w:val="24"/>
          </w:rPr>
          <w:t>as a function of</w:t>
        </w:r>
        <w:r w:rsidRPr="00283FF5">
          <w:rPr>
            <w:sz w:val="24"/>
            <w:szCs w:val="24"/>
          </w:rPr>
          <w:t xml:space="preserve"> </w:t>
        </w:r>
        <w:r>
          <w:rPr>
            <w:sz w:val="24"/>
            <w:szCs w:val="24"/>
          </w:rPr>
          <w:t>snow pack on day X (cm)</w:t>
        </w:r>
        <w:r w:rsidRPr="00283FF5">
          <w:rPr>
            <w:sz w:val="24"/>
            <w:szCs w:val="24"/>
          </w:rPr>
          <w:t xml:space="preserve"> for each species</w:t>
        </w:r>
        <w:r>
          <w:rPr>
            <w:sz w:val="24"/>
            <w:szCs w:val="24"/>
          </w:rPr>
          <w:t xml:space="preserve"> with best-fit lines based on least-square estimates. Results </w:t>
        </w:r>
        <w:r>
          <w:rPr>
            <w:sz w:val="24"/>
            <w:szCs w:val="24"/>
          </w:rPr>
          <w:lastRenderedPageBreak/>
          <w:t xml:space="preserve">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ins>
    </w:p>
    <w:p w14:paraId="32AF1FED" w14:textId="77777777" w:rsidR="005C48DA" w:rsidRDefault="005C48DA" w:rsidP="005C48DA">
      <w:pPr>
        <w:tabs>
          <w:tab w:val="left" w:pos="810"/>
        </w:tabs>
        <w:spacing w:line="480" w:lineRule="auto"/>
        <w:rPr>
          <w:ins w:id="389" w:author="Steven Travers" w:date="2021-08-05T16:52:00Z"/>
          <w:sz w:val="24"/>
          <w:szCs w:val="24"/>
        </w:rPr>
      </w:pPr>
      <w:ins w:id="390" w:author="Steven Travers" w:date="2021-08-05T16:52:00Z">
        <w:r>
          <w:rPr>
            <w:sz w:val="24"/>
            <w:szCs w:val="24"/>
          </w:rPr>
          <w:t>Figure 6.</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ins>
    </w:p>
    <w:p w14:paraId="7A6593A9" w14:textId="77777777" w:rsidR="005C48DA" w:rsidRDefault="005C48DA" w:rsidP="00A83DE8">
      <w:pPr>
        <w:tabs>
          <w:tab w:val="left" w:pos="810"/>
        </w:tabs>
        <w:spacing w:line="480" w:lineRule="auto"/>
        <w:rPr>
          <w:ins w:id="391" w:author="Steven Travers" w:date="2021-08-03T17:26:00Z"/>
          <w:sz w:val="24"/>
          <w:szCs w:val="24"/>
        </w:rPr>
      </w:pPr>
    </w:p>
    <w:p w14:paraId="249B363D" w14:textId="0B60B7BD" w:rsidR="00903D13" w:rsidRDefault="00903D13" w:rsidP="00903D13">
      <w:pPr>
        <w:tabs>
          <w:tab w:val="left" w:pos="810"/>
        </w:tabs>
        <w:spacing w:line="480" w:lineRule="auto"/>
        <w:rPr>
          <w:ins w:id="392" w:author="Steven Travers" w:date="2021-08-03T17:25:00Z"/>
          <w:sz w:val="24"/>
          <w:szCs w:val="24"/>
        </w:rPr>
      </w:pPr>
    </w:p>
    <w:p w14:paraId="18758735" w14:textId="77777777" w:rsidR="00A83DE8" w:rsidRDefault="00A83DE8" w:rsidP="00903D13">
      <w:pPr>
        <w:tabs>
          <w:tab w:val="left" w:pos="810"/>
        </w:tabs>
        <w:spacing w:line="480" w:lineRule="auto"/>
        <w:rPr>
          <w:sz w:val="24"/>
          <w:szCs w:val="24"/>
        </w:rPr>
      </w:pPr>
    </w:p>
    <w:p w14:paraId="5C09F158" w14:textId="77777777" w:rsidR="003033E4" w:rsidRPr="003033E4" w:rsidRDefault="003033E4" w:rsidP="00B164BA">
      <w:pPr>
        <w:rPr>
          <w:b/>
          <w:bCs/>
          <w:sz w:val="24"/>
          <w:szCs w:val="24"/>
        </w:rPr>
      </w:pPr>
    </w:p>
    <w:p w14:paraId="22EF649E" w14:textId="77777777" w:rsidR="00903D13" w:rsidRDefault="00903D13" w:rsidP="00B164BA">
      <w:pPr>
        <w:rPr>
          <w:b/>
          <w:bCs/>
          <w:sz w:val="24"/>
          <w:szCs w:val="24"/>
        </w:rPr>
      </w:pPr>
    </w:p>
    <w:p w14:paraId="29AD2AA7" w14:textId="77777777" w:rsidR="00903D13" w:rsidRDefault="00903D13" w:rsidP="00B164BA">
      <w:pPr>
        <w:rPr>
          <w:b/>
          <w:bCs/>
          <w:sz w:val="24"/>
          <w:szCs w:val="24"/>
        </w:rPr>
      </w:pPr>
    </w:p>
    <w:p w14:paraId="5E45BE4C" w14:textId="77777777" w:rsidR="00B64E47" w:rsidRDefault="00B64E47" w:rsidP="00B164BA">
      <w:pPr>
        <w:rPr>
          <w:ins w:id="393" w:author="Steven Travers" w:date="2021-07-22T16:40:00Z"/>
          <w:b/>
          <w:bCs/>
          <w:sz w:val="24"/>
          <w:szCs w:val="24"/>
        </w:rPr>
        <w:sectPr w:rsidR="00B64E47" w:rsidSect="00925516">
          <w:footerReference w:type="default" r:id="rId10"/>
          <w:pgSz w:w="12240" w:h="15840"/>
          <w:pgMar w:top="1440" w:right="1440" w:bottom="1440" w:left="1440" w:header="720" w:footer="720" w:gutter="0"/>
          <w:lnNumType w:countBy="1" w:restart="continuous"/>
          <w:cols w:space="720"/>
          <w:docGrid w:linePitch="360"/>
          <w:sectPrChange w:id="394" w:author="Steven Travers" w:date="2021-08-03T17:37:00Z">
            <w:sectPr w:rsidR="00B64E47" w:rsidSect="00925516">
              <w:pgMar w:top="1440" w:right="1440" w:bottom="1440" w:left="1440" w:header="720" w:footer="720" w:gutter="0"/>
              <w:lnNumType w:countBy="0" w:restart="newPage"/>
            </w:sectPr>
          </w:sectPrChange>
        </w:sectPr>
      </w:pPr>
    </w:p>
    <w:p w14:paraId="74057BF6" w14:textId="678D1DC0" w:rsidR="00903D13" w:rsidRDefault="00B64E47">
      <w:pPr>
        <w:jc w:val="center"/>
        <w:rPr>
          <w:ins w:id="395" w:author="Steven Travers" w:date="2021-07-22T16:40:00Z"/>
          <w:b/>
          <w:bCs/>
          <w:sz w:val="24"/>
          <w:szCs w:val="24"/>
        </w:rPr>
        <w:pPrChange w:id="396" w:author="Steven Travers" w:date="2021-07-22T16:42:00Z">
          <w:pPr/>
        </w:pPrChange>
      </w:pPr>
      <w:ins w:id="397" w:author="Steven Travers" w:date="2021-07-22T16:41:00Z">
        <w:r>
          <w:rPr>
            <w:b/>
            <w:bCs/>
            <w:noProof/>
            <w:sz w:val="24"/>
            <w:szCs w:val="24"/>
          </w:rPr>
          <w:lastRenderedPageBreak/>
          <w:drawing>
            <wp:inline distT="0" distB="0" distL="0" distR="0" wp14:anchorId="2BBB40F1" wp14:editId="59D7A516">
              <wp:extent cx="6546850" cy="57990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rotWithShape="1">
                      <a:blip r:embed="rId11">
                        <a:extLst>
                          <a:ext uri="{28A0092B-C50C-407E-A947-70E740481C1C}">
                            <a14:useLocalDpi xmlns:a14="http://schemas.microsoft.com/office/drawing/2010/main" val="0"/>
                          </a:ext>
                        </a:extLst>
                      </a:blip>
                      <a:srcRect l="13657" r="22840"/>
                      <a:stretch/>
                    </pic:blipFill>
                    <pic:spPr bwMode="auto">
                      <a:xfrm>
                        <a:off x="0" y="0"/>
                        <a:ext cx="6552545" cy="5804137"/>
                      </a:xfrm>
                      <a:prstGeom prst="rect">
                        <a:avLst/>
                      </a:prstGeom>
                      <a:ln>
                        <a:noFill/>
                      </a:ln>
                      <a:extLst>
                        <a:ext uri="{53640926-AAD7-44D8-BBD7-CCE9431645EC}">
                          <a14:shadowObscured xmlns:a14="http://schemas.microsoft.com/office/drawing/2010/main"/>
                        </a:ext>
                      </a:extLst>
                    </pic:spPr>
                  </pic:pic>
                </a:graphicData>
              </a:graphic>
            </wp:inline>
          </w:drawing>
        </w:r>
      </w:ins>
      <w:ins w:id="398" w:author="Steven Travers" w:date="2021-07-22T16:40:00Z">
        <w:r>
          <w:rPr>
            <w:b/>
            <w:bCs/>
            <w:sz w:val="24"/>
            <w:szCs w:val="24"/>
          </w:rPr>
          <w:br w:type="page"/>
        </w:r>
      </w:ins>
    </w:p>
    <w:p w14:paraId="62205F5C" w14:textId="76724CAF" w:rsidR="00B64E47" w:rsidRDefault="00B64E47" w:rsidP="00B164BA">
      <w:pPr>
        <w:rPr>
          <w:ins w:id="399" w:author="Steven Travers" w:date="2021-07-22T16:43:00Z"/>
          <w:b/>
          <w:bCs/>
          <w:sz w:val="24"/>
          <w:szCs w:val="24"/>
        </w:rPr>
        <w:sectPr w:rsidR="00B64E47" w:rsidSect="00B64E47">
          <w:pgSz w:w="15840" w:h="12240" w:orient="landscape"/>
          <w:pgMar w:top="1440" w:right="1440" w:bottom="1440" w:left="1440" w:header="720" w:footer="720" w:gutter="0"/>
          <w:cols w:space="720"/>
          <w:docGrid w:linePitch="360"/>
        </w:sectPr>
      </w:pPr>
    </w:p>
    <w:p w14:paraId="34C56A9A" w14:textId="77777777" w:rsidR="00061EB1" w:rsidRDefault="00061EB1">
      <w:pPr>
        <w:rPr>
          <w:ins w:id="400" w:author="Steven Travers" w:date="2021-08-05T01:19:00Z"/>
          <w:b/>
          <w:bCs/>
          <w:sz w:val="24"/>
          <w:szCs w:val="24"/>
        </w:rPr>
      </w:pPr>
      <w:ins w:id="401" w:author="Steven Travers" w:date="2021-08-05T01:17:00Z">
        <w:r>
          <w:rPr>
            <w:b/>
            <w:bCs/>
            <w:noProof/>
            <w:sz w:val="24"/>
            <w:szCs w:val="24"/>
          </w:rPr>
          <w:lastRenderedPageBreak/>
          <w:drawing>
            <wp:inline distT="0" distB="0" distL="0" distR="0" wp14:anchorId="4092E5C2" wp14:editId="1FAE6143">
              <wp:extent cx="5943600" cy="3678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PLOT3.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ins>
    </w:p>
    <w:p w14:paraId="6C2F1165" w14:textId="44B0F177" w:rsidR="00061EB1" w:rsidRDefault="00061EB1">
      <w:pPr>
        <w:rPr>
          <w:ins w:id="402" w:author="Steven Travers" w:date="2021-08-05T01:17:00Z"/>
          <w:b/>
          <w:bCs/>
          <w:sz w:val="24"/>
          <w:szCs w:val="24"/>
        </w:rPr>
      </w:pPr>
      <w:ins w:id="403" w:author="Steven Travers" w:date="2021-08-05T01:19:00Z">
        <w:r>
          <w:rPr>
            <w:b/>
            <w:bCs/>
            <w:sz w:val="24"/>
            <w:szCs w:val="24"/>
          </w:rPr>
          <w:t>Figure 2.</w:t>
        </w:r>
      </w:ins>
      <w:ins w:id="404" w:author="Steven Travers" w:date="2021-08-05T01:17:00Z">
        <w:r>
          <w:rPr>
            <w:b/>
            <w:bCs/>
            <w:sz w:val="24"/>
            <w:szCs w:val="24"/>
          </w:rPr>
          <w:br w:type="page"/>
        </w:r>
      </w:ins>
    </w:p>
    <w:p w14:paraId="7A47F254" w14:textId="77777777" w:rsidR="00B64E47" w:rsidRDefault="00B64E47" w:rsidP="00B164BA">
      <w:pPr>
        <w:rPr>
          <w:b/>
          <w:bCs/>
          <w:sz w:val="24"/>
          <w:szCs w:val="24"/>
        </w:rPr>
      </w:pPr>
    </w:p>
    <w:p w14:paraId="38114EB8" w14:textId="77777777" w:rsidR="00D36B63" w:rsidRDefault="00D36B63" w:rsidP="00D36B63">
      <w:pPr>
        <w:rPr>
          <w:ins w:id="405" w:author="Steven Travers" w:date="2021-08-03T16:57:00Z"/>
        </w:rPr>
      </w:pPr>
      <w:ins w:id="406" w:author="Steven Travers" w:date="2021-08-03T16:57:00Z">
        <w:r>
          <w:rPr>
            <w:noProof/>
          </w:rPr>
          <w:drawing>
            <wp:inline distT="0" distB="0" distL="0" distR="0" wp14:anchorId="7344B0B2" wp14:editId="2D3BA004">
              <wp:extent cx="2617839" cy="3526790"/>
              <wp:effectExtent l="19050" t="19050" r="11430" b="165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extLst>
                          <a:ext uri="{28A0092B-C50C-407E-A947-70E740481C1C}">
                            <a14:useLocalDpi xmlns:a14="http://schemas.microsoft.com/office/drawing/2010/main" val="0"/>
                          </a:ext>
                        </a:extLst>
                      </a:blip>
                      <a:srcRect l="27850" r="28089"/>
                      <a:stretch/>
                    </pic:blipFill>
                    <pic:spPr bwMode="auto">
                      <a:xfrm>
                        <a:off x="0" y="0"/>
                        <a:ext cx="2618782" cy="35280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63767CF6" wp14:editId="53A4DC75">
              <wp:extent cx="2717376" cy="3526916"/>
              <wp:effectExtent l="19050" t="19050" r="26035" b="165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extLst>
                          <a:ext uri="{28A0092B-C50C-407E-A947-70E740481C1C}">
                            <a14:useLocalDpi xmlns:a14="http://schemas.microsoft.com/office/drawing/2010/main" val="0"/>
                          </a:ext>
                        </a:extLst>
                      </a:blip>
                      <a:srcRect l="28352" r="25914"/>
                      <a:stretch/>
                    </pic:blipFill>
                    <pic:spPr bwMode="auto">
                      <a:xfrm>
                        <a:off x="0" y="0"/>
                        <a:ext cx="2718258" cy="352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p>
    <w:p w14:paraId="0B05A983" w14:textId="35A57286" w:rsidR="00D36B63" w:rsidRPr="00560D7E" w:rsidRDefault="00D36B63" w:rsidP="00D36B63">
      <w:pPr>
        <w:rPr>
          <w:ins w:id="407" w:author="Steven Travers" w:date="2021-08-03T16:57:00Z"/>
          <w:sz w:val="24"/>
          <w:szCs w:val="24"/>
        </w:rPr>
      </w:pPr>
      <w:ins w:id="408" w:author="Steven Travers" w:date="2021-08-03T16:57:00Z">
        <w:r>
          <w:rPr>
            <w:sz w:val="24"/>
            <w:szCs w:val="24"/>
          </w:rPr>
          <w:t xml:space="preserve">Figure </w:t>
        </w:r>
        <w:r w:rsidR="00061EB1">
          <w:rPr>
            <w:sz w:val="24"/>
            <w:szCs w:val="24"/>
          </w:rPr>
          <w:t>3</w:t>
        </w:r>
        <w:r>
          <w:rPr>
            <w:sz w:val="24"/>
            <w:szCs w:val="24"/>
          </w:rPr>
          <w:t>.</w:t>
        </w:r>
      </w:ins>
    </w:p>
    <w:p w14:paraId="7302C676" w14:textId="77777777" w:rsidR="003033E4" w:rsidRDefault="003033E4">
      <w:pPr>
        <w:sectPr w:rsidR="003033E4" w:rsidSect="00B64E47">
          <w:type w:val="nextPage"/>
          <w:pgSz w:w="12240" w:h="15840"/>
          <w:pgMar w:top="1440" w:right="1440" w:bottom="1440" w:left="1440" w:header="720" w:footer="720" w:gutter="0"/>
          <w:cols w:space="720"/>
          <w:docGrid w:linePitch="360"/>
          <w:sectPrChange w:id="409" w:author="Steven Travers" w:date="2021-07-22T16:43:00Z">
            <w:sectPr w:rsidR="003033E4" w:rsidSect="00B64E47">
              <w:type w:val="continuous"/>
              <w:pgMar w:top="1440" w:right="1440" w:bottom="1440" w:left="1440" w:header="720" w:footer="720" w:gutter="0"/>
            </w:sectPr>
          </w:sectPrChange>
        </w:sectPr>
      </w:pPr>
    </w:p>
    <w:p w14:paraId="5F950A88" w14:textId="0247BCA0" w:rsidR="003033E4" w:rsidRDefault="00927452" w:rsidP="00B164BA">
      <w:pPr>
        <w:rPr>
          <w:sz w:val="24"/>
          <w:szCs w:val="24"/>
        </w:rPr>
      </w:pPr>
      <w:ins w:id="410" w:author="Steven Travers" w:date="2021-07-29T16:48:00Z">
        <w:r>
          <w:rPr>
            <w:noProof/>
            <w:sz w:val="24"/>
            <w:szCs w:val="24"/>
          </w:rPr>
          <w:lastRenderedPageBreak/>
          <w:drawing>
            <wp:inline distT="0" distB="0" distL="0" distR="0" wp14:anchorId="5FA89882" wp14:editId="29D1D8FA">
              <wp:extent cx="8072735" cy="4933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rotWithShape="1">
                      <a:blip r:embed="rId15">
                        <a:extLst>
                          <a:ext uri="{28A0092B-C50C-407E-A947-70E740481C1C}">
                            <a14:useLocalDpi xmlns:a14="http://schemas.microsoft.com/office/drawing/2010/main" val="0"/>
                          </a:ext>
                        </a:extLst>
                      </a:blip>
                      <a:srcRect l="3240" t="5967" r="11921" b="1852"/>
                      <a:stretch/>
                    </pic:blipFill>
                    <pic:spPr bwMode="auto">
                      <a:xfrm>
                        <a:off x="0" y="0"/>
                        <a:ext cx="8079704" cy="4938209"/>
                      </a:xfrm>
                      <a:prstGeom prst="rect">
                        <a:avLst/>
                      </a:prstGeom>
                      <a:ln>
                        <a:noFill/>
                      </a:ln>
                      <a:extLst>
                        <a:ext uri="{53640926-AAD7-44D8-BBD7-CCE9431645EC}">
                          <a14:shadowObscured xmlns:a14="http://schemas.microsoft.com/office/drawing/2010/main"/>
                        </a:ext>
                      </a:extLst>
                    </pic:spPr>
                  </pic:pic>
                </a:graphicData>
              </a:graphic>
            </wp:inline>
          </w:drawing>
        </w:r>
      </w:ins>
    </w:p>
    <w:p w14:paraId="73C1FCCA" w14:textId="77777777" w:rsidR="003033E4" w:rsidRDefault="003033E4" w:rsidP="00B164BA">
      <w:pPr>
        <w:rPr>
          <w:sz w:val="24"/>
          <w:szCs w:val="24"/>
        </w:rPr>
      </w:pPr>
    </w:p>
    <w:p w14:paraId="1628D1B0" w14:textId="7A5EABB5" w:rsidR="003033E4" w:rsidRDefault="003033E4" w:rsidP="00B164BA">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 xml:space="preserve">Figure </w:t>
      </w:r>
      <w:ins w:id="411" w:author="Steven Travers" w:date="2021-07-29T21:33:00Z">
        <w:r w:rsidR="00061EB1">
          <w:rPr>
            <w:sz w:val="24"/>
            <w:szCs w:val="24"/>
          </w:rPr>
          <w:t>4</w:t>
        </w:r>
      </w:ins>
      <w:r>
        <w:rPr>
          <w:sz w:val="24"/>
          <w:szCs w:val="24"/>
        </w:rPr>
        <w:t>.</w:t>
      </w:r>
    </w:p>
    <w:p w14:paraId="270823ED" w14:textId="77777777" w:rsidR="003033E4" w:rsidRDefault="003033E4"/>
    <w:p w14:paraId="0126579E" w14:textId="69248724" w:rsidR="00A83DE8" w:rsidRDefault="00A83DE8" w:rsidP="00B164BA">
      <w:pPr>
        <w:spacing w:line="480" w:lineRule="auto"/>
        <w:rPr>
          <w:ins w:id="412" w:author="Steven Travers" w:date="2021-08-03T17:25:00Z"/>
          <w:sz w:val="24"/>
          <w:szCs w:val="24"/>
        </w:rPr>
      </w:pPr>
      <w:ins w:id="413" w:author="Steven Travers" w:date="2021-08-03T17:24:00Z">
        <w:r>
          <w:rPr>
            <w:noProof/>
            <w:sz w:val="24"/>
            <w:szCs w:val="24"/>
          </w:rPr>
          <w:drawing>
            <wp:inline distT="0" distB="0" distL="0" distR="0" wp14:anchorId="3C737F71" wp14:editId="09ABB56F">
              <wp:extent cx="5185610" cy="7368540"/>
              <wp:effectExtent l="0" t="0" r="0" b="3810"/>
              <wp:docPr id="12" name="Picture 1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87101" cy="7370659"/>
                      </a:xfrm>
                      <a:prstGeom prst="rect">
                        <a:avLst/>
                      </a:prstGeom>
                    </pic:spPr>
                  </pic:pic>
                </a:graphicData>
              </a:graphic>
            </wp:inline>
          </w:drawing>
        </w:r>
      </w:ins>
    </w:p>
    <w:p w14:paraId="3961633E" w14:textId="269B4711" w:rsidR="00A83DE8" w:rsidRDefault="00A83DE8" w:rsidP="00B164BA">
      <w:pPr>
        <w:spacing w:line="480" w:lineRule="auto"/>
        <w:rPr>
          <w:ins w:id="414" w:author="Steven Travers" w:date="2021-08-03T17:24:00Z"/>
          <w:sz w:val="24"/>
          <w:szCs w:val="24"/>
        </w:rPr>
      </w:pPr>
      <w:ins w:id="415" w:author="Steven Travers" w:date="2021-08-03T17:25:00Z">
        <w:r>
          <w:rPr>
            <w:sz w:val="24"/>
            <w:szCs w:val="24"/>
          </w:rPr>
          <w:t>F</w:t>
        </w:r>
        <w:r w:rsidR="00BB742C">
          <w:rPr>
            <w:sz w:val="24"/>
            <w:szCs w:val="24"/>
          </w:rPr>
          <w:t>igure 5</w:t>
        </w:r>
        <w:r>
          <w:rPr>
            <w:sz w:val="24"/>
            <w:szCs w:val="24"/>
          </w:rPr>
          <w:t>.</w:t>
        </w:r>
      </w:ins>
    </w:p>
    <w:p w14:paraId="72A9B1C6" w14:textId="77777777" w:rsidR="005C48DA" w:rsidRDefault="005C48DA" w:rsidP="005C48DA">
      <w:pPr>
        <w:jc w:val="center"/>
        <w:rPr>
          <w:ins w:id="416" w:author="Steven Travers" w:date="2021-08-05T16:53:00Z"/>
          <w:sz w:val="24"/>
          <w:szCs w:val="24"/>
        </w:rPr>
      </w:pPr>
      <w:ins w:id="417" w:author="Steven Travers" w:date="2021-08-05T16:53:00Z">
        <w:r>
          <w:rPr>
            <w:noProof/>
            <w:sz w:val="24"/>
            <w:szCs w:val="24"/>
          </w:rPr>
          <w:lastRenderedPageBreak/>
          <w:drawing>
            <wp:inline distT="0" distB="0" distL="0" distR="0" wp14:anchorId="2ACFF873" wp14:editId="077B0FF3">
              <wp:extent cx="5476208" cy="7559040"/>
              <wp:effectExtent l="0" t="0" r="0" b="381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1295" cy="7566061"/>
                      </a:xfrm>
                      <a:prstGeom prst="rect">
                        <a:avLst/>
                      </a:prstGeom>
                    </pic:spPr>
                  </pic:pic>
                </a:graphicData>
              </a:graphic>
            </wp:inline>
          </w:drawing>
        </w:r>
      </w:ins>
    </w:p>
    <w:p w14:paraId="340E54F5" w14:textId="7E7122BF" w:rsidR="003033E4" w:rsidDel="00BB742C" w:rsidRDefault="005C48DA">
      <w:pPr>
        <w:rPr>
          <w:del w:id="418" w:author="Steven Travers" w:date="2021-08-05T16:55:00Z"/>
          <w:sz w:val="24"/>
          <w:szCs w:val="24"/>
        </w:rPr>
        <w:pPrChange w:id="419" w:author="Steven Travers" w:date="2021-08-05T16:55:00Z">
          <w:pPr>
            <w:spacing w:line="480" w:lineRule="auto"/>
          </w:pPr>
        </w:pPrChange>
      </w:pPr>
      <w:ins w:id="420" w:author="Steven Travers" w:date="2021-08-05T16:53:00Z">
        <w:r>
          <w:rPr>
            <w:sz w:val="24"/>
            <w:szCs w:val="24"/>
          </w:rPr>
          <w:t>Figure 6.</w:t>
        </w:r>
      </w:ins>
    </w:p>
    <w:p w14:paraId="047BABF8" w14:textId="55E009E8" w:rsidR="005C4CDF" w:rsidRDefault="005C4CDF" w:rsidP="003033E4">
      <w:pPr>
        <w:spacing w:line="480" w:lineRule="auto"/>
      </w:pP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5D432" w14:textId="77777777" w:rsidR="0035219E" w:rsidRDefault="0035219E" w:rsidP="005C4CDF">
      <w:pPr>
        <w:spacing w:after="0" w:line="240" w:lineRule="auto"/>
      </w:pPr>
      <w:r>
        <w:separator/>
      </w:r>
    </w:p>
  </w:endnote>
  <w:endnote w:type="continuationSeparator" w:id="0">
    <w:p w14:paraId="463CFF82" w14:textId="77777777" w:rsidR="0035219E" w:rsidRDefault="0035219E"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2FB0179D" w:rsidR="00B164BA" w:rsidRDefault="00B164BA">
        <w:pPr>
          <w:pStyle w:val="Footer"/>
          <w:jc w:val="center"/>
        </w:pPr>
        <w:r>
          <w:fldChar w:fldCharType="begin"/>
        </w:r>
        <w:r>
          <w:instrText xml:space="preserve"> PAGE   \* MERGEFORMAT </w:instrText>
        </w:r>
        <w:r>
          <w:fldChar w:fldCharType="separate"/>
        </w:r>
        <w:r w:rsidR="00B05089">
          <w:rPr>
            <w:noProof/>
          </w:rPr>
          <w:t>11</w:t>
        </w:r>
        <w:r>
          <w:rPr>
            <w:noProof/>
          </w:rPr>
          <w:fldChar w:fldCharType="end"/>
        </w:r>
      </w:p>
    </w:sdtContent>
  </w:sdt>
  <w:p w14:paraId="22B78C5F" w14:textId="77777777" w:rsidR="00B164BA" w:rsidRDefault="00B16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B2D9D" w14:textId="77777777" w:rsidR="0035219E" w:rsidRDefault="0035219E" w:rsidP="005C4CDF">
      <w:pPr>
        <w:spacing w:after="0" w:line="240" w:lineRule="auto"/>
      </w:pPr>
      <w:r>
        <w:separator/>
      </w:r>
    </w:p>
  </w:footnote>
  <w:footnote w:type="continuationSeparator" w:id="0">
    <w:p w14:paraId="031EA6B9" w14:textId="77777777" w:rsidR="0035219E" w:rsidRDefault="0035219E"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Travers">
    <w15:presenceInfo w15:providerId="AD" w15:userId="S-1-5-21-145012770-2172889430-2296263792-14625"/>
  </w15:person>
  <w15:person w15:author="Emma Chandler">
    <w15:presenceInfo w15:providerId="Windows Live" w15:userId="2739e03337974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54CB4"/>
    <w:rsid w:val="00061EB1"/>
    <w:rsid w:val="000651D1"/>
    <w:rsid w:val="000A2941"/>
    <w:rsid w:val="000F37C6"/>
    <w:rsid w:val="000F58B0"/>
    <w:rsid w:val="000F5EA2"/>
    <w:rsid w:val="00104632"/>
    <w:rsid w:val="00186253"/>
    <w:rsid w:val="0018670A"/>
    <w:rsid w:val="001C1E5F"/>
    <w:rsid w:val="001C41DB"/>
    <w:rsid w:val="001E7A56"/>
    <w:rsid w:val="001F01DE"/>
    <w:rsid w:val="00204529"/>
    <w:rsid w:val="00226C0D"/>
    <w:rsid w:val="00280E29"/>
    <w:rsid w:val="002879A7"/>
    <w:rsid w:val="00294F1D"/>
    <w:rsid w:val="002A3447"/>
    <w:rsid w:val="002F1762"/>
    <w:rsid w:val="002F3BA7"/>
    <w:rsid w:val="002F6996"/>
    <w:rsid w:val="002F6C7D"/>
    <w:rsid w:val="00302937"/>
    <w:rsid w:val="003033E4"/>
    <w:rsid w:val="00331D19"/>
    <w:rsid w:val="003328A9"/>
    <w:rsid w:val="0035219E"/>
    <w:rsid w:val="00374BBB"/>
    <w:rsid w:val="003A13F9"/>
    <w:rsid w:val="003A1494"/>
    <w:rsid w:val="003D48E2"/>
    <w:rsid w:val="003E3416"/>
    <w:rsid w:val="00467A63"/>
    <w:rsid w:val="00477F1C"/>
    <w:rsid w:val="0048680F"/>
    <w:rsid w:val="0048784F"/>
    <w:rsid w:val="00492F1C"/>
    <w:rsid w:val="004B1C48"/>
    <w:rsid w:val="004C6E0C"/>
    <w:rsid w:val="00517DE8"/>
    <w:rsid w:val="00535206"/>
    <w:rsid w:val="00550FED"/>
    <w:rsid w:val="005724EC"/>
    <w:rsid w:val="00573E2D"/>
    <w:rsid w:val="0057623D"/>
    <w:rsid w:val="005A78BC"/>
    <w:rsid w:val="005C1986"/>
    <w:rsid w:val="005C48DA"/>
    <w:rsid w:val="005C4CDF"/>
    <w:rsid w:val="005E2BB2"/>
    <w:rsid w:val="00600BB1"/>
    <w:rsid w:val="00623A21"/>
    <w:rsid w:val="00624003"/>
    <w:rsid w:val="006273ED"/>
    <w:rsid w:val="00641254"/>
    <w:rsid w:val="006815CB"/>
    <w:rsid w:val="00711CBF"/>
    <w:rsid w:val="00756A4C"/>
    <w:rsid w:val="007671BB"/>
    <w:rsid w:val="00796A82"/>
    <w:rsid w:val="007A307D"/>
    <w:rsid w:val="007D33B1"/>
    <w:rsid w:val="00805F8D"/>
    <w:rsid w:val="00817B0C"/>
    <w:rsid w:val="0084680B"/>
    <w:rsid w:val="00880F64"/>
    <w:rsid w:val="008A062C"/>
    <w:rsid w:val="008A2F60"/>
    <w:rsid w:val="008C3334"/>
    <w:rsid w:val="008F532C"/>
    <w:rsid w:val="00903D13"/>
    <w:rsid w:val="00925516"/>
    <w:rsid w:val="00927452"/>
    <w:rsid w:val="00974509"/>
    <w:rsid w:val="009A7B2A"/>
    <w:rsid w:val="009D3B9B"/>
    <w:rsid w:val="009E7CDE"/>
    <w:rsid w:val="009F3938"/>
    <w:rsid w:val="00A06F34"/>
    <w:rsid w:val="00A32A12"/>
    <w:rsid w:val="00A808FC"/>
    <w:rsid w:val="00A83DE8"/>
    <w:rsid w:val="00AA3268"/>
    <w:rsid w:val="00AB7551"/>
    <w:rsid w:val="00AD35FF"/>
    <w:rsid w:val="00AE6C87"/>
    <w:rsid w:val="00B05089"/>
    <w:rsid w:val="00B12369"/>
    <w:rsid w:val="00B164BA"/>
    <w:rsid w:val="00B56B24"/>
    <w:rsid w:val="00B64E47"/>
    <w:rsid w:val="00BB742C"/>
    <w:rsid w:val="00BC0062"/>
    <w:rsid w:val="00C1009E"/>
    <w:rsid w:val="00C27F56"/>
    <w:rsid w:val="00C332C1"/>
    <w:rsid w:val="00C6283D"/>
    <w:rsid w:val="00C66687"/>
    <w:rsid w:val="00C677FE"/>
    <w:rsid w:val="00C92BE9"/>
    <w:rsid w:val="00CC31E7"/>
    <w:rsid w:val="00CE143F"/>
    <w:rsid w:val="00D03B22"/>
    <w:rsid w:val="00D2193D"/>
    <w:rsid w:val="00D36B63"/>
    <w:rsid w:val="00D62E57"/>
    <w:rsid w:val="00DD0D39"/>
    <w:rsid w:val="00DF6F14"/>
    <w:rsid w:val="00DF78EB"/>
    <w:rsid w:val="00E941D5"/>
    <w:rsid w:val="00E95E65"/>
    <w:rsid w:val="00EB34D8"/>
    <w:rsid w:val="00EF77E7"/>
    <w:rsid w:val="00F3151B"/>
    <w:rsid w:val="00F5009E"/>
    <w:rsid w:val="00F645F0"/>
    <w:rsid w:val="00FC1926"/>
    <w:rsid w:val="00FC6099"/>
    <w:rsid w:val="00FD5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D33B1"/>
    <w:rPr>
      <w:color w:val="605E5C"/>
      <w:shd w:val="clear" w:color="auto" w:fill="E1DFDD"/>
    </w:rPr>
  </w:style>
  <w:style w:type="paragraph" w:styleId="BalloonText">
    <w:name w:val="Balloon Text"/>
    <w:basedOn w:val="Normal"/>
    <w:link w:val="BalloonTextChar"/>
    <w:uiPriority w:val="99"/>
    <w:semiHidden/>
    <w:unhideWhenUsed/>
    <w:rsid w:val="00E95E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E65"/>
    <w:rPr>
      <w:rFonts w:ascii="Segoe UI" w:hAnsi="Segoe UI" w:cs="Segoe UI"/>
      <w:sz w:val="18"/>
      <w:szCs w:val="18"/>
    </w:rPr>
  </w:style>
  <w:style w:type="character" w:styleId="LineNumber">
    <w:name w:val="line number"/>
    <w:basedOn w:val="DefaultParagraphFont"/>
    <w:uiPriority w:val="99"/>
    <w:semiHidden/>
    <w:unhideWhenUsed/>
    <w:rsid w:val="003D48E2"/>
  </w:style>
  <w:style w:type="character" w:styleId="CommentReference">
    <w:name w:val="annotation reference"/>
    <w:basedOn w:val="DefaultParagraphFont"/>
    <w:uiPriority w:val="99"/>
    <w:semiHidden/>
    <w:unhideWhenUsed/>
    <w:rsid w:val="00A06F34"/>
    <w:rPr>
      <w:sz w:val="16"/>
      <w:szCs w:val="16"/>
    </w:rPr>
  </w:style>
  <w:style w:type="paragraph" w:styleId="CommentText">
    <w:name w:val="annotation text"/>
    <w:basedOn w:val="Normal"/>
    <w:link w:val="CommentTextChar"/>
    <w:uiPriority w:val="99"/>
    <w:semiHidden/>
    <w:unhideWhenUsed/>
    <w:rsid w:val="00A06F34"/>
    <w:pPr>
      <w:spacing w:line="240" w:lineRule="auto"/>
    </w:pPr>
    <w:rPr>
      <w:sz w:val="20"/>
      <w:szCs w:val="20"/>
    </w:rPr>
  </w:style>
  <w:style w:type="character" w:customStyle="1" w:styleId="CommentTextChar">
    <w:name w:val="Comment Text Char"/>
    <w:basedOn w:val="DefaultParagraphFont"/>
    <w:link w:val="CommentText"/>
    <w:uiPriority w:val="99"/>
    <w:semiHidden/>
    <w:rsid w:val="00A06F34"/>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650A4-A152-4407-AC6E-BB82AE95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2021-08-11T13:53:00Z</dcterms:created>
  <dcterms:modified xsi:type="dcterms:W3CDTF">2021-08-11T13:53:00Z</dcterms:modified>
</cp:coreProperties>
</file>